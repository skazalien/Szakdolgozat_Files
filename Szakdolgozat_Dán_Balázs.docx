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media/image37.jpg" ContentType="image/png"/>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E550" w14:textId="1C2FC5F1" w:rsidR="00D57497" w:rsidRPr="00D67A87" w:rsidRDefault="00D57497" w:rsidP="00D57497">
      <w:pPr>
        <w:spacing w:after="2280"/>
        <w:jc w:val="center"/>
        <w:rPr>
          <w:smallCaps/>
          <w:spacing w:val="4"/>
          <w:sz w:val="32"/>
          <w:szCs w:val="22"/>
        </w:rPr>
      </w:pPr>
      <w:r w:rsidRPr="00D67A87">
        <w:rPr>
          <w:smallCaps/>
          <w:spacing w:val="4"/>
          <w:sz w:val="32"/>
          <w:szCs w:val="22"/>
        </w:rPr>
        <w:t xml:space="preserve">debreceni egyetem • </w:t>
      </w:r>
      <w:del w:id="1" w:author="Dr. Kocsis Gergely" w:date="2021-11-07T19:02:00Z">
        <w:r w:rsidDel="00197E9D">
          <w:rPr>
            <w:smallCaps/>
            <w:spacing w:val="4"/>
            <w:sz w:val="32"/>
            <w:szCs w:val="22"/>
          </w:rPr>
          <w:delText xml:space="preserve"> </w:delText>
        </w:r>
      </w:del>
      <w:r w:rsidRPr="00D67A87">
        <w:rPr>
          <w:smallCaps/>
          <w:spacing w:val="4"/>
          <w:sz w:val="32"/>
          <w:szCs w:val="22"/>
        </w:rPr>
        <w:t>informatikai kar</w:t>
      </w:r>
    </w:p>
    <w:p w14:paraId="5C29FE62" w14:textId="77777777" w:rsidR="00D57497" w:rsidRDefault="00D57497" w:rsidP="00D57497">
      <w:pPr>
        <w:suppressAutoHyphens/>
        <w:spacing w:line="336" w:lineRule="auto"/>
        <w:jc w:val="center"/>
        <w:rPr>
          <w:sz w:val="52"/>
          <w:szCs w:val="52"/>
        </w:rPr>
      </w:pPr>
      <w:r>
        <w:rPr>
          <w:sz w:val="52"/>
          <w:szCs w:val="52"/>
        </w:rPr>
        <w:t>Házbiztonsági óvintézkedések megvalósítása Arduino Mega-val</w:t>
      </w:r>
    </w:p>
    <w:p w14:paraId="5210EB03" w14:textId="77777777" w:rsidR="00D57497" w:rsidRDefault="00D57497" w:rsidP="00D57497">
      <w:pPr>
        <w:suppressAutoHyphens/>
        <w:spacing w:before="200" w:after="720"/>
        <w:jc w:val="center"/>
      </w:pPr>
      <w:r>
        <w:t>SZAKDOLGOZAT</w:t>
      </w:r>
    </w:p>
    <w:p w14:paraId="6E14C421" w14:textId="77777777" w:rsidR="00D57497" w:rsidRPr="004151FF" w:rsidRDefault="00D57497" w:rsidP="00D57497">
      <w:pPr>
        <w:spacing w:after="120"/>
        <w:jc w:val="center"/>
        <w:rPr>
          <w:smallCaps/>
          <w:spacing w:val="10"/>
          <w:szCs w:val="22"/>
        </w:rPr>
      </w:pPr>
      <w:commentRangeStart w:id="2"/>
      <w:r w:rsidRPr="004151FF">
        <w:rPr>
          <w:smallCaps/>
          <w:spacing w:val="10"/>
          <w:szCs w:val="22"/>
        </w:rPr>
        <w:t>készítette:</w:t>
      </w:r>
    </w:p>
    <w:p w14:paraId="2DB5115D" w14:textId="77777777" w:rsidR="00D57497" w:rsidRPr="00F85DB6" w:rsidRDefault="00D57497" w:rsidP="00D57497">
      <w:pPr>
        <w:spacing w:line="240" w:lineRule="auto"/>
        <w:jc w:val="center"/>
        <w:rPr>
          <w:sz w:val="36"/>
          <w:szCs w:val="28"/>
        </w:rPr>
      </w:pPr>
      <w:r>
        <w:rPr>
          <w:sz w:val="36"/>
          <w:szCs w:val="28"/>
        </w:rPr>
        <w:t>Dán Balázs</w:t>
      </w:r>
    </w:p>
    <w:p w14:paraId="1667DB81" w14:textId="77777777" w:rsidR="00D57497" w:rsidRDefault="00D57497" w:rsidP="00D57497">
      <w:pPr>
        <w:jc w:val="center"/>
        <w:rPr>
          <w:szCs w:val="22"/>
        </w:rPr>
      </w:pPr>
      <w:r>
        <w:rPr>
          <w:szCs w:val="22"/>
        </w:rPr>
        <w:t>gazdaságinformatika</w:t>
      </w:r>
      <w:r w:rsidRPr="00783D0B">
        <w:rPr>
          <w:szCs w:val="22"/>
        </w:rPr>
        <w:t xml:space="preserve"> szakos hallgató </w:t>
      </w:r>
    </w:p>
    <w:p w14:paraId="295C989D" w14:textId="77777777" w:rsidR="00D57497" w:rsidRDefault="00D57497" w:rsidP="00D57497">
      <w:pPr>
        <w:spacing w:before="567" w:after="284"/>
        <w:jc w:val="center"/>
        <w:rPr>
          <w:smallCaps/>
          <w:spacing w:val="10"/>
          <w:szCs w:val="22"/>
        </w:rPr>
      </w:pPr>
    </w:p>
    <w:p w14:paraId="60579414" w14:textId="77777777" w:rsidR="00D57497" w:rsidRPr="004151FF" w:rsidRDefault="00D57497" w:rsidP="00D57497">
      <w:pPr>
        <w:spacing w:after="120"/>
        <w:jc w:val="center"/>
        <w:rPr>
          <w:smallCaps/>
          <w:spacing w:val="10"/>
          <w:szCs w:val="22"/>
        </w:rPr>
      </w:pPr>
      <w:r w:rsidRPr="004151FF">
        <w:rPr>
          <w:smallCaps/>
          <w:spacing w:val="10"/>
          <w:szCs w:val="22"/>
        </w:rPr>
        <w:t>témavezető:</w:t>
      </w:r>
    </w:p>
    <w:p w14:paraId="1AD8A354" w14:textId="77777777" w:rsidR="00D57497" w:rsidRPr="00B835AF" w:rsidRDefault="00D57497" w:rsidP="00D57497">
      <w:pPr>
        <w:spacing w:line="240" w:lineRule="auto"/>
        <w:jc w:val="center"/>
        <w:rPr>
          <w:sz w:val="28"/>
          <w:szCs w:val="28"/>
        </w:rPr>
      </w:pPr>
      <w:r w:rsidRPr="00B835AF">
        <w:rPr>
          <w:sz w:val="28"/>
          <w:szCs w:val="28"/>
        </w:rPr>
        <w:t xml:space="preserve">Dr. </w:t>
      </w:r>
      <w:r>
        <w:rPr>
          <w:sz w:val="28"/>
          <w:szCs w:val="28"/>
        </w:rPr>
        <w:t>Kocsis Gergely</w:t>
      </w:r>
    </w:p>
    <w:p w14:paraId="03FE7BC0" w14:textId="77777777" w:rsidR="00D57497" w:rsidRDefault="00D57497" w:rsidP="00D57497">
      <w:pPr>
        <w:jc w:val="center"/>
        <w:rPr>
          <w:sz w:val="26"/>
          <w:szCs w:val="26"/>
        </w:rPr>
      </w:pPr>
      <w:r>
        <w:t>adjunktus</w:t>
      </w:r>
      <w:commentRangeEnd w:id="2"/>
      <w:r w:rsidR="00197E9D">
        <w:rPr>
          <w:rStyle w:val="Jegyzethivatkozs"/>
        </w:rPr>
        <w:commentReference w:id="2"/>
      </w:r>
    </w:p>
    <w:p w14:paraId="54DE2AFF" w14:textId="77777777" w:rsidR="00D57497" w:rsidRDefault="00D57497" w:rsidP="00D57497">
      <w:pPr>
        <w:spacing w:before="2880"/>
        <w:jc w:val="center"/>
      </w:pPr>
      <w:r>
        <w:rPr>
          <w:sz w:val="26"/>
          <w:szCs w:val="26"/>
        </w:rPr>
        <w:t>Debrecen</w:t>
      </w:r>
      <w:r>
        <w:rPr>
          <w:sz w:val="26"/>
          <w:szCs w:val="26"/>
        </w:rPr>
        <w:br/>
        <w:t>2021</w:t>
      </w:r>
    </w:p>
    <w:p w14:paraId="6A2465F4" w14:textId="77777777" w:rsidR="00D57497" w:rsidRPr="000B1847" w:rsidRDefault="00D57497" w:rsidP="00D57497">
      <w:pPr>
        <w:pStyle w:val="Tartalomjegyzk"/>
      </w:pPr>
      <w:r w:rsidRPr="000B1847">
        <w:lastRenderedPageBreak/>
        <w:t>Tartalomjegyzék</w:t>
      </w:r>
    </w:p>
    <w:p w14:paraId="1168425F" w14:textId="77777777" w:rsidR="00D57497" w:rsidRDefault="00D57497" w:rsidP="00D57497">
      <w:pPr>
        <w:pStyle w:val="TJ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7428895" w:history="1">
        <w:r w:rsidRPr="00F3573B">
          <w:rPr>
            <w:rStyle w:val="Hiperhivatkozs"/>
            <w:noProof/>
          </w:rPr>
          <w:t>1. Bevezető</w:t>
        </w:r>
        <w:r>
          <w:rPr>
            <w:noProof/>
            <w:webHidden/>
          </w:rPr>
          <w:tab/>
        </w:r>
        <w:r>
          <w:rPr>
            <w:noProof/>
            <w:webHidden/>
          </w:rPr>
          <w:fldChar w:fldCharType="begin"/>
        </w:r>
        <w:r>
          <w:rPr>
            <w:noProof/>
            <w:webHidden/>
          </w:rPr>
          <w:instrText xml:space="preserve"> PAGEREF _Toc437428895 \h </w:instrText>
        </w:r>
        <w:r>
          <w:rPr>
            <w:noProof/>
            <w:webHidden/>
          </w:rPr>
        </w:r>
        <w:r>
          <w:rPr>
            <w:noProof/>
            <w:webHidden/>
          </w:rPr>
          <w:fldChar w:fldCharType="separate"/>
        </w:r>
        <w:r>
          <w:rPr>
            <w:noProof/>
            <w:webHidden/>
          </w:rPr>
          <w:t>1</w:t>
        </w:r>
        <w:r>
          <w:rPr>
            <w:noProof/>
            <w:webHidden/>
          </w:rPr>
          <w:fldChar w:fldCharType="end"/>
        </w:r>
      </w:hyperlink>
    </w:p>
    <w:p w14:paraId="67C6EC3C" w14:textId="4AC8F101" w:rsidR="00D57497" w:rsidRDefault="00CC67FF" w:rsidP="00D57497">
      <w:pPr>
        <w:pStyle w:val="TJ1"/>
        <w:tabs>
          <w:tab w:val="right" w:leader="dot" w:pos="9061"/>
        </w:tabs>
        <w:rPr>
          <w:rFonts w:asciiTheme="minorHAnsi" w:eastAsiaTheme="minorEastAsia" w:hAnsiTheme="minorHAnsi" w:cstheme="minorBidi"/>
          <w:noProof/>
          <w:sz w:val="22"/>
          <w:szCs w:val="22"/>
        </w:rPr>
      </w:pPr>
      <w:hyperlink w:anchor="_Toc437428896" w:history="1">
        <w:r w:rsidR="00D57497" w:rsidRPr="00F3573B">
          <w:rPr>
            <w:rStyle w:val="Hiperhivatkozs"/>
            <w:noProof/>
          </w:rPr>
          <w:t xml:space="preserve">2. </w:t>
        </w:r>
        <w:r w:rsidR="00D57497">
          <w:rPr>
            <w:rStyle w:val="Hiperhivatkozs"/>
            <w:noProof/>
          </w:rPr>
          <w:t>Hardver</w:t>
        </w:r>
        <w:r w:rsidR="00D57497">
          <w:rPr>
            <w:noProof/>
            <w:webHidden/>
          </w:rPr>
          <w:tab/>
        </w:r>
        <w:r w:rsidR="00AE10DA">
          <w:rPr>
            <w:noProof/>
            <w:webHidden/>
          </w:rPr>
          <w:t>3</w:t>
        </w:r>
      </w:hyperlink>
    </w:p>
    <w:p w14:paraId="55619CB4" w14:textId="3E9C68C2" w:rsidR="00D57497" w:rsidRDefault="00CC67FF">
      <w:pPr>
        <w:pStyle w:val="TJ2"/>
        <w:rPr>
          <w:rFonts w:asciiTheme="minorHAnsi" w:eastAsiaTheme="minorEastAsia" w:hAnsiTheme="minorHAnsi" w:cstheme="minorBidi"/>
          <w:noProof/>
          <w:sz w:val="22"/>
          <w:szCs w:val="22"/>
        </w:rPr>
      </w:pPr>
      <w:hyperlink w:anchor="_Toc437428897" w:history="1">
        <w:r w:rsidR="00D57497" w:rsidRPr="00F3573B">
          <w:rPr>
            <w:rStyle w:val="Hiperhivatkozs"/>
            <w:noProof/>
          </w:rPr>
          <w:t xml:space="preserve">2.1. </w:t>
        </w:r>
        <w:r w:rsidR="00D57497">
          <w:rPr>
            <w:rStyle w:val="Hiperhivatkozs"/>
            <w:noProof/>
          </w:rPr>
          <w:t>Arduino Mega 2560 R3</w:t>
        </w:r>
        <w:r w:rsidR="00D57497">
          <w:rPr>
            <w:noProof/>
            <w:webHidden/>
          </w:rPr>
          <w:tab/>
        </w:r>
        <w:r w:rsidR="00AE10DA">
          <w:rPr>
            <w:noProof/>
            <w:webHidden/>
          </w:rPr>
          <w:t>3</w:t>
        </w:r>
      </w:hyperlink>
    </w:p>
    <w:p w14:paraId="1CC5763E" w14:textId="6DF9A1B0" w:rsidR="00D57497" w:rsidRDefault="00CC67FF">
      <w:pPr>
        <w:pStyle w:val="TJ2"/>
        <w:rPr>
          <w:noProof/>
        </w:rPr>
      </w:pPr>
      <w:hyperlink w:anchor="_Toc437428898" w:history="1">
        <w:r w:rsidR="00D57497" w:rsidRPr="00F3573B">
          <w:rPr>
            <w:rStyle w:val="Hiperhivatkozs"/>
            <w:noProof/>
          </w:rPr>
          <w:t xml:space="preserve">2.2. </w:t>
        </w:r>
        <w:r w:rsidR="00D57497">
          <w:rPr>
            <w:rStyle w:val="Hiperhivatkozs"/>
            <w:noProof/>
          </w:rPr>
          <w:t>ESP32-CAM AI-Thinker</w:t>
        </w:r>
        <w:r w:rsidR="00D57497">
          <w:rPr>
            <w:noProof/>
            <w:webHidden/>
          </w:rPr>
          <w:tab/>
        </w:r>
        <w:r w:rsidR="00AE10DA">
          <w:rPr>
            <w:noProof/>
            <w:webHidden/>
          </w:rPr>
          <w:t>5</w:t>
        </w:r>
      </w:hyperlink>
    </w:p>
    <w:p w14:paraId="5E55DB9F" w14:textId="2BDCC44B" w:rsidR="00D57497" w:rsidRPr="00545804" w:rsidRDefault="00CC67FF">
      <w:pPr>
        <w:pStyle w:val="TJ2"/>
        <w:rPr>
          <w:noProof/>
        </w:rPr>
      </w:pPr>
      <w:hyperlink w:anchor="_Toc437428898" w:history="1">
        <w:r w:rsidR="00D57497" w:rsidRPr="00F3573B">
          <w:rPr>
            <w:rStyle w:val="Hiperhivatkozs"/>
            <w:noProof/>
          </w:rPr>
          <w:t>2.</w:t>
        </w:r>
        <w:r w:rsidR="00D57497">
          <w:rPr>
            <w:rStyle w:val="Hiperhivatkozs"/>
            <w:noProof/>
          </w:rPr>
          <w:t>3</w:t>
        </w:r>
        <w:r w:rsidR="00D57497" w:rsidRPr="00F3573B">
          <w:rPr>
            <w:rStyle w:val="Hiperhivatkozs"/>
            <w:noProof/>
          </w:rPr>
          <w:t xml:space="preserve">. </w:t>
        </w:r>
        <w:r w:rsidR="006C74A7">
          <w:t xml:space="preserve">Arduino </w:t>
        </w:r>
        <w:r w:rsidR="00D57497">
          <w:rPr>
            <w:rStyle w:val="Hiperhivatkozs"/>
            <w:noProof/>
          </w:rPr>
          <w:t>Ethernet Shield R3</w:t>
        </w:r>
        <w:r w:rsidR="00D57497">
          <w:rPr>
            <w:noProof/>
            <w:webHidden/>
          </w:rPr>
          <w:tab/>
        </w:r>
        <w:r w:rsidR="00AE10DA">
          <w:rPr>
            <w:noProof/>
            <w:webHidden/>
          </w:rPr>
          <w:t>7</w:t>
        </w:r>
      </w:hyperlink>
    </w:p>
    <w:p w14:paraId="1ED75E52" w14:textId="2D169B42" w:rsidR="00D57497" w:rsidRPr="00F96E78" w:rsidRDefault="00CC67FF">
      <w:pPr>
        <w:pStyle w:val="TJ2"/>
        <w:rPr>
          <w:rFonts w:asciiTheme="minorHAnsi" w:eastAsiaTheme="minorEastAsia" w:hAnsiTheme="minorHAnsi" w:cstheme="minorBidi"/>
          <w:noProof/>
          <w:sz w:val="22"/>
          <w:szCs w:val="22"/>
        </w:rPr>
      </w:pPr>
      <w:hyperlink w:anchor="_Toc437428898" w:history="1">
        <w:r w:rsidR="00D57497" w:rsidRPr="00F3573B">
          <w:rPr>
            <w:rStyle w:val="Hiperhivatkozs"/>
            <w:noProof/>
          </w:rPr>
          <w:t>2.</w:t>
        </w:r>
        <w:r w:rsidR="00D57497">
          <w:rPr>
            <w:rStyle w:val="Hiperhivatkozs"/>
            <w:noProof/>
          </w:rPr>
          <w:t>4</w:t>
        </w:r>
        <w:r w:rsidR="00D57497" w:rsidRPr="00F3573B">
          <w:rPr>
            <w:rStyle w:val="Hiperhivatkozs"/>
            <w:noProof/>
          </w:rPr>
          <w:t xml:space="preserve">. </w:t>
        </w:r>
        <w:r w:rsidR="00D57497">
          <w:rPr>
            <w:rStyle w:val="Hiperhivatkozs"/>
            <w:noProof/>
          </w:rPr>
          <w:t>HC-SR501 PIR – Mozgásérzékelő modul</w:t>
        </w:r>
        <w:r w:rsidR="00D57497">
          <w:rPr>
            <w:noProof/>
            <w:webHidden/>
          </w:rPr>
          <w:tab/>
        </w:r>
        <w:r w:rsidR="00B353B5">
          <w:rPr>
            <w:noProof/>
            <w:webHidden/>
          </w:rPr>
          <w:t>9</w:t>
        </w:r>
      </w:hyperlink>
    </w:p>
    <w:p w14:paraId="0ECCB5DB" w14:textId="5CAF59B7" w:rsidR="00D57497" w:rsidRDefault="00CC67FF" w:rsidP="00D57497">
      <w:pPr>
        <w:pStyle w:val="TJ1"/>
        <w:tabs>
          <w:tab w:val="right" w:leader="dot" w:pos="9061"/>
        </w:tabs>
        <w:rPr>
          <w:noProof/>
        </w:rPr>
      </w:pPr>
      <w:hyperlink w:anchor="_Toc437428902" w:history="1">
        <w:r w:rsidR="00D57497">
          <w:rPr>
            <w:rStyle w:val="Hiperhivatkozs"/>
            <w:noProof/>
          </w:rPr>
          <w:t>3</w:t>
        </w:r>
        <w:r w:rsidR="00D57497" w:rsidRPr="00F3573B">
          <w:rPr>
            <w:rStyle w:val="Hiperhivatkozs"/>
            <w:noProof/>
          </w:rPr>
          <w:t xml:space="preserve">. </w:t>
        </w:r>
        <w:r w:rsidR="00D57497">
          <w:rPr>
            <w:rStyle w:val="Hiperhivatkozs"/>
            <w:noProof/>
          </w:rPr>
          <w:t>Előkészületek</w:t>
        </w:r>
        <w:r w:rsidR="00D57497">
          <w:rPr>
            <w:noProof/>
            <w:webHidden/>
          </w:rPr>
          <w:tab/>
        </w:r>
        <w:r w:rsidR="00B353B5">
          <w:rPr>
            <w:noProof/>
            <w:webHidden/>
          </w:rPr>
          <w:t>12</w:t>
        </w:r>
      </w:hyperlink>
    </w:p>
    <w:p w14:paraId="5E695279" w14:textId="4C7CABF7" w:rsidR="00D57497" w:rsidRDefault="00CC67FF">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 xml:space="preserve">.1. </w:t>
        </w:r>
        <w:r w:rsidR="00D57497">
          <w:rPr>
            <w:rStyle w:val="Hiperhivatkozs"/>
            <w:noProof/>
          </w:rPr>
          <w:t>Arduino IDE Software</w:t>
        </w:r>
        <w:r w:rsidR="00D57497">
          <w:rPr>
            <w:noProof/>
            <w:webHidden/>
          </w:rPr>
          <w:tab/>
        </w:r>
        <w:r w:rsidR="00B353B5">
          <w:rPr>
            <w:noProof/>
            <w:webHidden/>
          </w:rPr>
          <w:t>12</w:t>
        </w:r>
      </w:hyperlink>
    </w:p>
    <w:p w14:paraId="098DC37A" w14:textId="18F9E8FB" w:rsidR="00D57497" w:rsidRDefault="00CC67FF">
      <w:pPr>
        <w:pStyle w:val="TJ2"/>
        <w:rPr>
          <w:noProof/>
        </w:rPr>
      </w:pPr>
      <w:hyperlink w:anchor="_Toc437428898" w:history="1">
        <w:r w:rsidR="00D57497">
          <w:rPr>
            <w:rStyle w:val="Hiperhivatkozs"/>
            <w:noProof/>
          </w:rPr>
          <w:t>3</w:t>
        </w:r>
        <w:r w:rsidR="00D57497" w:rsidRPr="00F3573B">
          <w:rPr>
            <w:rStyle w:val="Hiperhivatkozs"/>
            <w:noProof/>
          </w:rPr>
          <w:t xml:space="preserve">.2. </w:t>
        </w:r>
        <w:r w:rsidR="00D57497">
          <w:rPr>
            <w:rStyle w:val="Hiperhivatkozs"/>
            <w:noProof/>
          </w:rPr>
          <w:t>PHP</w:t>
        </w:r>
        <w:r w:rsidR="00D57497">
          <w:rPr>
            <w:noProof/>
            <w:webHidden/>
          </w:rPr>
          <w:tab/>
        </w:r>
        <w:r w:rsidR="00B353B5">
          <w:rPr>
            <w:noProof/>
            <w:webHidden/>
          </w:rPr>
          <w:t>13</w:t>
        </w:r>
      </w:hyperlink>
    </w:p>
    <w:p w14:paraId="1E90D8CB" w14:textId="7DBE62DE" w:rsidR="00D57497" w:rsidRDefault="00CC67FF">
      <w:pPr>
        <w:pStyle w:val="TJ2"/>
        <w:rPr>
          <w:rFonts w:asciiTheme="minorHAnsi" w:eastAsiaTheme="minorEastAsia" w:hAnsiTheme="minorHAnsi" w:cstheme="minorBidi"/>
          <w:noProof/>
          <w:sz w:val="22"/>
          <w:szCs w:val="22"/>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3</w:t>
        </w:r>
        <w:r w:rsidR="00D57497" w:rsidRPr="00F3573B">
          <w:rPr>
            <w:rStyle w:val="Hiperhivatkozs"/>
            <w:noProof/>
          </w:rPr>
          <w:t xml:space="preserve">. </w:t>
        </w:r>
        <w:r w:rsidR="00D57497">
          <w:rPr>
            <w:rStyle w:val="Hiperhivatkozs"/>
            <w:noProof/>
          </w:rPr>
          <w:t>XAMPP</w:t>
        </w:r>
        <w:r w:rsidR="00D57497">
          <w:rPr>
            <w:noProof/>
            <w:webHidden/>
          </w:rPr>
          <w:tab/>
        </w:r>
        <w:r w:rsidR="00B353B5">
          <w:rPr>
            <w:noProof/>
            <w:webHidden/>
          </w:rPr>
          <w:t>15</w:t>
        </w:r>
      </w:hyperlink>
    </w:p>
    <w:p w14:paraId="35D9A370" w14:textId="4DFCBA77" w:rsidR="00D57497" w:rsidRDefault="00CC67FF">
      <w:pPr>
        <w:pStyle w:val="TJ2"/>
        <w:rPr>
          <w:noProof/>
        </w:rPr>
      </w:pPr>
      <w:hyperlink w:anchor="_Toc437428898" w:history="1">
        <w:r w:rsidR="00D57497">
          <w:rPr>
            <w:rStyle w:val="Hiperhivatkozs"/>
            <w:noProof/>
          </w:rPr>
          <w:t>3</w:t>
        </w:r>
        <w:r w:rsidR="00D57497" w:rsidRPr="00F3573B">
          <w:rPr>
            <w:rStyle w:val="Hiperhivatkozs"/>
            <w:noProof/>
          </w:rPr>
          <w:t>.</w:t>
        </w:r>
        <w:r w:rsidR="00D57497">
          <w:rPr>
            <w:rStyle w:val="Hiperhivatkozs"/>
            <w:noProof/>
          </w:rPr>
          <w:t>4</w:t>
        </w:r>
        <w:r w:rsidR="00D57497" w:rsidRPr="00F3573B">
          <w:rPr>
            <w:rStyle w:val="Hiperhivatkozs"/>
            <w:noProof/>
          </w:rPr>
          <w:t>.</w:t>
        </w:r>
        <w:r w:rsidR="00D57497">
          <w:rPr>
            <w:rStyle w:val="Hiperhivatkozs"/>
            <w:noProof/>
          </w:rPr>
          <w:t xml:space="preserve"> Fritzing</w:t>
        </w:r>
        <w:r w:rsidR="00D57497">
          <w:rPr>
            <w:noProof/>
            <w:webHidden/>
          </w:rPr>
          <w:tab/>
        </w:r>
        <w:r w:rsidR="00735949">
          <w:rPr>
            <w:noProof/>
            <w:webHidden/>
          </w:rPr>
          <w:t>17</w:t>
        </w:r>
      </w:hyperlink>
    </w:p>
    <w:p w14:paraId="795FC24C" w14:textId="334C02F9" w:rsidR="00D57497" w:rsidRDefault="00CC67FF">
      <w:pPr>
        <w:pStyle w:val="TJ2"/>
        <w:rPr>
          <w:noProof/>
        </w:rPr>
      </w:pPr>
      <w:hyperlink w:anchor="_Toc437428897"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w:t>
        </w:r>
        <w:r w:rsidR="00D57497">
          <w:rPr>
            <w:rStyle w:val="Hiperhivatkozs"/>
            <w:noProof/>
          </w:rPr>
          <w:t xml:space="preserve"> React Native</w:t>
        </w:r>
        <w:r w:rsidR="00D57497">
          <w:rPr>
            <w:noProof/>
            <w:webHidden/>
          </w:rPr>
          <w:tab/>
        </w:r>
        <w:r w:rsidR="00735949">
          <w:rPr>
            <w:noProof/>
            <w:webHidden/>
          </w:rPr>
          <w:t>18</w:t>
        </w:r>
      </w:hyperlink>
    </w:p>
    <w:p w14:paraId="69ADC9CE" w14:textId="779DFC56" w:rsidR="00D57497" w:rsidRPr="00AC5D50" w:rsidRDefault="00CC67FF" w:rsidP="00D57497">
      <w:pPr>
        <w:pStyle w:val="TJ3"/>
        <w:tabs>
          <w:tab w:val="right" w:leader="dot" w:pos="9061"/>
        </w:tabs>
        <w:rPr>
          <w:rFonts w:asciiTheme="minorHAnsi" w:eastAsiaTheme="minorEastAsia" w:hAnsiTheme="minorHAnsi" w:cstheme="minorBidi"/>
          <w:noProof/>
          <w:sz w:val="22"/>
          <w:szCs w:val="22"/>
        </w:rPr>
      </w:pPr>
      <w:hyperlink w:anchor="_Toc437428899" w:history="1">
        <w:r w:rsidR="00D57497">
          <w:rPr>
            <w:rStyle w:val="Hiperhivatkozs"/>
            <w:noProof/>
          </w:rPr>
          <w:t>3</w:t>
        </w:r>
        <w:r w:rsidR="00D57497" w:rsidRPr="00F3573B">
          <w:rPr>
            <w:rStyle w:val="Hiperhivatkozs"/>
            <w:noProof/>
          </w:rPr>
          <w:t>.</w:t>
        </w:r>
        <w:r w:rsidR="00D57497">
          <w:rPr>
            <w:rStyle w:val="Hiperhivatkozs"/>
            <w:noProof/>
          </w:rPr>
          <w:t>5</w:t>
        </w:r>
        <w:r w:rsidR="00D57497" w:rsidRPr="00F3573B">
          <w:rPr>
            <w:rStyle w:val="Hiperhivatkozs"/>
            <w:noProof/>
          </w:rPr>
          <w:t xml:space="preserve">.1. A </w:t>
        </w:r>
        <w:r w:rsidR="00D57497">
          <w:rPr>
            <w:rStyle w:val="Hiperhivatkozs"/>
            <w:noProof/>
          </w:rPr>
          <w:t>React Native beüzemelése</w:t>
        </w:r>
        <w:r w:rsidR="00D57497">
          <w:rPr>
            <w:noProof/>
            <w:webHidden/>
          </w:rPr>
          <w:tab/>
        </w:r>
        <w:r w:rsidR="00735949">
          <w:rPr>
            <w:noProof/>
            <w:webHidden/>
          </w:rPr>
          <w:t>19</w:t>
        </w:r>
      </w:hyperlink>
    </w:p>
    <w:p w14:paraId="4B23C8C4" w14:textId="39A9F028" w:rsidR="00D57497" w:rsidRDefault="00CC67FF" w:rsidP="00D57497">
      <w:pPr>
        <w:pStyle w:val="TJ1"/>
        <w:tabs>
          <w:tab w:val="right" w:leader="dot" w:pos="9061"/>
        </w:tabs>
        <w:rPr>
          <w:rFonts w:asciiTheme="minorHAnsi" w:eastAsiaTheme="minorEastAsia" w:hAnsiTheme="minorHAnsi" w:cstheme="minorBidi"/>
          <w:noProof/>
          <w:sz w:val="22"/>
          <w:szCs w:val="22"/>
        </w:rPr>
      </w:pPr>
      <w:hyperlink w:anchor="_Toc437428902" w:history="1">
        <w:r w:rsidR="00D57497">
          <w:rPr>
            <w:rStyle w:val="Hiperhivatkozs"/>
            <w:noProof/>
          </w:rPr>
          <w:t>4</w:t>
        </w:r>
        <w:r w:rsidR="00D57497" w:rsidRPr="00F3573B">
          <w:rPr>
            <w:rStyle w:val="Hiperhivatkozs"/>
            <w:noProof/>
          </w:rPr>
          <w:t xml:space="preserve">. </w:t>
        </w:r>
        <w:r w:rsidR="00D57497">
          <w:rPr>
            <w:rStyle w:val="Hiperhivatkozs"/>
            <w:noProof/>
          </w:rPr>
          <w:t>Harder</w:t>
        </w:r>
        <w:r w:rsidR="00EC46A9">
          <w:rPr>
            <w:rStyle w:val="Hiperhivatkozs"/>
            <w:noProof/>
          </w:rPr>
          <w:t>ek</w:t>
        </w:r>
        <w:r w:rsidR="00D57497">
          <w:rPr>
            <w:rStyle w:val="Hiperhivatkozs"/>
            <w:noProof/>
          </w:rPr>
          <w:t xml:space="preserve"> összeállítása</w:t>
        </w:r>
        <w:r w:rsidR="00D57497">
          <w:rPr>
            <w:noProof/>
            <w:webHidden/>
          </w:rPr>
          <w:tab/>
        </w:r>
        <w:r w:rsidR="00B353B5">
          <w:rPr>
            <w:noProof/>
            <w:webHidden/>
          </w:rPr>
          <w:t>21</w:t>
        </w:r>
      </w:hyperlink>
    </w:p>
    <w:p w14:paraId="36D9D461" w14:textId="14B7BDD0" w:rsidR="00D57497" w:rsidRDefault="00CC67FF">
      <w:pPr>
        <w:pStyle w:val="TJ2"/>
        <w:rPr>
          <w:rFonts w:asciiTheme="minorHAnsi" w:eastAsiaTheme="minorEastAsia" w:hAnsiTheme="minorHAnsi" w:cstheme="minorBidi"/>
          <w:noProof/>
          <w:sz w:val="22"/>
          <w:szCs w:val="22"/>
        </w:rPr>
      </w:pPr>
      <w:hyperlink w:anchor="_Toc437428903" w:history="1">
        <w:r w:rsidR="00D57497">
          <w:rPr>
            <w:rStyle w:val="Hiperhivatkozs"/>
            <w:noProof/>
          </w:rPr>
          <w:t>4</w:t>
        </w:r>
        <w:r w:rsidR="00D57497" w:rsidRPr="00F3573B">
          <w:rPr>
            <w:rStyle w:val="Hiperhivatkozs"/>
            <w:noProof/>
          </w:rPr>
          <w:t xml:space="preserve">.1. </w:t>
        </w:r>
        <w:r w:rsidR="00D57497">
          <w:rPr>
            <w:rStyle w:val="Hiperhivatkozs"/>
            <w:noProof/>
          </w:rPr>
          <w:t>RFID-s ajtózárszerkezet összeállítása</w:t>
        </w:r>
        <w:r w:rsidR="00D57497">
          <w:rPr>
            <w:noProof/>
            <w:webHidden/>
          </w:rPr>
          <w:tab/>
        </w:r>
        <w:r w:rsidR="00B353B5">
          <w:rPr>
            <w:noProof/>
            <w:webHidden/>
          </w:rPr>
          <w:t>22</w:t>
        </w:r>
      </w:hyperlink>
    </w:p>
    <w:p w14:paraId="5DB56A86" w14:textId="0B440A65" w:rsidR="00D57497" w:rsidRDefault="00CC67FF">
      <w:pPr>
        <w:pStyle w:val="TJ2"/>
        <w:rPr>
          <w:noProof/>
        </w:rPr>
      </w:pPr>
      <w:hyperlink w:anchor="_Toc437428904" w:history="1">
        <w:r w:rsidR="00D57497">
          <w:rPr>
            <w:rStyle w:val="Hiperhivatkozs"/>
            <w:noProof/>
          </w:rPr>
          <w:t>4</w:t>
        </w:r>
        <w:r w:rsidR="00D57497" w:rsidRPr="00F3573B">
          <w:rPr>
            <w:rStyle w:val="Hiperhivatkozs"/>
            <w:noProof/>
          </w:rPr>
          <w:t xml:space="preserve">.2. </w:t>
        </w:r>
        <w:r w:rsidR="00D57497">
          <w:rPr>
            <w:rStyle w:val="Hiperhivatkozs"/>
            <w:noProof/>
          </w:rPr>
          <w:t>A kamerarendszer összeállítása</w:t>
        </w:r>
        <w:r w:rsidR="00D57497">
          <w:rPr>
            <w:noProof/>
            <w:webHidden/>
          </w:rPr>
          <w:tab/>
        </w:r>
        <w:r w:rsidR="00B353B5">
          <w:rPr>
            <w:noProof/>
            <w:webHidden/>
          </w:rPr>
          <w:t>24</w:t>
        </w:r>
      </w:hyperlink>
    </w:p>
    <w:p w14:paraId="13C475FE" w14:textId="062392F6" w:rsidR="00D57497" w:rsidRDefault="00CC67FF" w:rsidP="00D57497">
      <w:pPr>
        <w:pStyle w:val="TJ1"/>
        <w:tabs>
          <w:tab w:val="right" w:leader="dot" w:pos="9061"/>
        </w:tabs>
        <w:rPr>
          <w:noProof/>
        </w:rPr>
      </w:pPr>
      <w:hyperlink w:anchor="_Toc437428902" w:history="1">
        <w:r w:rsidR="00D57497">
          <w:rPr>
            <w:rStyle w:val="Hiperhivatkozs"/>
            <w:noProof/>
          </w:rPr>
          <w:t>5</w:t>
        </w:r>
        <w:r w:rsidR="00D57497" w:rsidRPr="00F3573B">
          <w:rPr>
            <w:rStyle w:val="Hiperhivatkozs"/>
            <w:noProof/>
          </w:rPr>
          <w:t xml:space="preserve">. </w:t>
        </w:r>
        <w:r w:rsidR="00D57497">
          <w:rPr>
            <w:rStyle w:val="Hiperhivatkozs"/>
            <w:noProof/>
          </w:rPr>
          <w:t>Összeállított hardver</w:t>
        </w:r>
        <w:r w:rsidR="00413E62">
          <w:rPr>
            <w:rStyle w:val="Hiperhivatkozs"/>
            <w:noProof/>
          </w:rPr>
          <w:t>ek</w:t>
        </w:r>
        <w:r w:rsidR="00D57497">
          <w:rPr>
            <w:rStyle w:val="Hiperhivatkozs"/>
            <w:noProof/>
          </w:rPr>
          <w:t xml:space="preserve"> programozása</w:t>
        </w:r>
        <w:r w:rsidR="00D57497">
          <w:rPr>
            <w:noProof/>
            <w:webHidden/>
          </w:rPr>
          <w:tab/>
        </w:r>
        <w:r w:rsidR="00B353B5">
          <w:rPr>
            <w:noProof/>
            <w:webHidden/>
          </w:rPr>
          <w:t>25</w:t>
        </w:r>
      </w:hyperlink>
    </w:p>
    <w:p w14:paraId="02BD9E63" w14:textId="78DF8DFB" w:rsidR="00413E62" w:rsidRDefault="00CC67FF">
      <w:pPr>
        <w:pStyle w:val="TJ2"/>
        <w:rPr>
          <w:rFonts w:asciiTheme="minorHAnsi" w:eastAsiaTheme="minorEastAsia" w:hAnsiTheme="minorHAnsi" w:cstheme="minorBidi"/>
          <w:noProof/>
          <w:sz w:val="22"/>
          <w:szCs w:val="22"/>
        </w:rPr>
      </w:pPr>
      <w:hyperlink w:anchor="_Toc437428903" w:history="1">
        <w:r w:rsidR="00413E62">
          <w:rPr>
            <w:rStyle w:val="Hiperhivatkozs"/>
            <w:noProof/>
          </w:rPr>
          <w:t>5</w:t>
        </w:r>
        <w:r w:rsidR="00413E62" w:rsidRPr="00F3573B">
          <w:rPr>
            <w:rStyle w:val="Hiperhivatkozs"/>
            <w:noProof/>
          </w:rPr>
          <w:t xml:space="preserve">.1. </w:t>
        </w:r>
        <w:r w:rsidR="00F87E5B">
          <w:rPr>
            <w:rStyle w:val="Hiperhivatkozs"/>
            <w:noProof/>
          </w:rPr>
          <w:t xml:space="preserve">Az </w:t>
        </w:r>
        <w:r w:rsidR="00413E62">
          <w:rPr>
            <w:rStyle w:val="Hiperhivatkozs"/>
            <w:noProof/>
          </w:rPr>
          <w:t>a</w:t>
        </w:r>
        <w:r w:rsidR="00F87E5B">
          <w:rPr>
            <w:rStyle w:val="Hiperhivatkozs"/>
            <w:noProof/>
          </w:rPr>
          <w:t>datbázisrendszer megalkotása</w:t>
        </w:r>
        <w:r w:rsidR="00413E62">
          <w:rPr>
            <w:noProof/>
            <w:webHidden/>
          </w:rPr>
          <w:tab/>
        </w:r>
        <w:r w:rsidR="00B353B5">
          <w:rPr>
            <w:noProof/>
            <w:webHidden/>
          </w:rPr>
          <w:t>25</w:t>
        </w:r>
      </w:hyperlink>
    </w:p>
    <w:p w14:paraId="72EF468B" w14:textId="6C00BA67" w:rsidR="00D57497" w:rsidRDefault="00AE43EF">
      <w:pPr>
        <w:pStyle w:val="TJ2"/>
        <w:rPr>
          <w:rFonts w:asciiTheme="minorHAnsi" w:eastAsiaTheme="minorEastAsia" w:hAnsiTheme="minorHAnsi" w:cstheme="minorBidi"/>
          <w:noProof/>
          <w:sz w:val="22"/>
          <w:szCs w:val="22"/>
        </w:rPr>
      </w:pPr>
      <w:r>
        <w:fldChar w:fldCharType="begin"/>
      </w:r>
      <w:r>
        <w:instrText xml:space="preserve"> HYPERLINK \l "_Toc437428903" </w:instrText>
      </w:r>
      <w:r>
        <w:fldChar w:fldCharType="separate"/>
      </w:r>
      <w:r w:rsidR="00D57497">
        <w:rPr>
          <w:rStyle w:val="Hiperhivatkozs"/>
          <w:noProof/>
        </w:rPr>
        <w:t>5</w:t>
      </w:r>
      <w:r w:rsidR="00D57497" w:rsidRPr="00F3573B">
        <w:rPr>
          <w:rStyle w:val="Hiperhivatkozs"/>
          <w:noProof/>
        </w:rPr>
        <w:t>.</w:t>
      </w:r>
      <w:r w:rsidR="00F87E5B">
        <w:rPr>
          <w:rStyle w:val="Hiperhivatkozs"/>
          <w:noProof/>
        </w:rPr>
        <w:t>2</w:t>
      </w:r>
      <w:r w:rsidR="00D57497" w:rsidRPr="00F3573B">
        <w:rPr>
          <w:rStyle w:val="Hiperhivatkozs"/>
          <w:noProof/>
        </w:rPr>
        <w:t xml:space="preserve">. </w:t>
      </w:r>
      <w:r w:rsidR="00D57497">
        <w:rPr>
          <w:rStyle w:val="Hiperhivatkozs"/>
          <w:noProof/>
        </w:rPr>
        <w:t xml:space="preserve">A kártyaolvasórendszer </w:t>
      </w:r>
      <w:del w:id="3"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r w:rsidR="00B353B5">
        <w:rPr>
          <w:noProof/>
          <w:webHidden/>
        </w:rPr>
        <w:t>29</w:t>
      </w:r>
      <w:r>
        <w:rPr>
          <w:noProof/>
        </w:rPr>
        <w:fldChar w:fldCharType="end"/>
      </w:r>
    </w:p>
    <w:p w14:paraId="60724851" w14:textId="26158DF8" w:rsidR="00D57497" w:rsidRDefault="00AE43EF">
      <w:pPr>
        <w:pStyle w:val="TJ2"/>
        <w:rPr>
          <w:noProof/>
        </w:rPr>
      </w:pPr>
      <w:r>
        <w:fldChar w:fldCharType="begin"/>
      </w:r>
      <w:r>
        <w:instrText xml:space="preserve"> HYPERLINK \l "_Toc437428904" </w:instrText>
      </w:r>
      <w:r>
        <w:fldChar w:fldCharType="separate"/>
      </w:r>
      <w:r w:rsidR="00D57497">
        <w:rPr>
          <w:rStyle w:val="Hiperhivatkozs"/>
          <w:noProof/>
        </w:rPr>
        <w:t>5</w:t>
      </w:r>
      <w:r w:rsidR="00D57497" w:rsidRPr="00F3573B">
        <w:rPr>
          <w:rStyle w:val="Hiperhivatkozs"/>
          <w:noProof/>
        </w:rPr>
        <w:t>.</w:t>
      </w:r>
      <w:r w:rsidR="00F87E5B">
        <w:rPr>
          <w:rStyle w:val="Hiperhivatkozs"/>
          <w:noProof/>
        </w:rPr>
        <w:t>3</w:t>
      </w:r>
      <w:r w:rsidR="00D57497" w:rsidRPr="00F3573B">
        <w:rPr>
          <w:rStyle w:val="Hiperhivatkozs"/>
          <w:noProof/>
        </w:rPr>
        <w:t xml:space="preserve">. </w:t>
      </w:r>
      <w:r w:rsidR="00D57497">
        <w:rPr>
          <w:rStyle w:val="Hiperhivatkozs"/>
          <w:noProof/>
        </w:rPr>
        <w:t xml:space="preserve">A kamerarendszer </w:t>
      </w:r>
      <w:del w:id="4" w:author="Balázs Dán" w:date="2021-11-09T16:12:00Z">
        <w:r w:rsidR="00D57497" w:rsidDel="003E3A0B">
          <w:rPr>
            <w:rStyle w:val="Hiperhivatkozs"/>
            <w:noProof/>
          </w:rPr>
          <w:delText>le</w:delText>
        </w:r>
      </w:del>
      <w:r w:rsidR="00D57497">
        <w:rPr>
          <w:rStyle w:val="Hiperhivatkozs"/>
          <w:noProof/>
        </w:rPr>
        <w:t>programozása</w:t>
      </w:r>
      <w:r w:rsidR="00D57497">
        <w:rPr>
          <w:noProof/>
          <w:webHidden/>
        </w:rPr>
        <w:tab/>
      </w:r>
      <w:r w:rsidR="00B353B5">
        <w:rPr>
          <w:noProof/>
          <w:webHidden/>
        </w:rPr>
        <w:t>31</w:t>
      </w:r>
      <w:r>
        <w:rPr>
          <w:noProof/>
        </w:rPr>
        <w:fldChar w:fldCharType="end"/>
      </w:r>
    </w:p>
    <w:p w14:paraId="5DD927B7" w14:textId="577BD8B1" w:rsidR="00596161" w:rsidRDefault="00CC67FF" w:rsidP="00596161">
      <w:pPr>
        <w:pStyle w:val="TJ1"/>
        <w:tabs>
          <w:tab w:val="right" w:leader="dot" w:pos="9061"/>
        </w:tabs>
        <w:rPr>
          <w:rFonts w:asciiTheme="minorHAnsi" w:eastAsiaTheme="minorEastAsia" w:hAnsiTheme="minorHAnsi" w:cstheme="minorBidi"/>
          <w:noProof/>
          <w:sz w:val="22"/>
          <w:szCs w:val="22"/>
        </w:rPr>
      </w:pPr>
      <w:hyperlink w:anchor="_Toc437428902" w:history="1">
        <w:r w:rsidR="00596161">
          <w:rPr>
            <w:rStyle w:val="Hiperhivatkozs"/>
            <w:noProof/>
          </w:rPr>
          <w:t>6.</w:t>
        </w:r>
        <w:r w:rsidR="00596161" w:rsidRPr="00F3573B">
          <w:rPr>
            <w:rStyle w:val="Hiperhivatkozs"/>
            <w:noProof/>
          </w:rPr>
          <w:t xml:space="preserve"> </w:t>
        </w:r>
        <w:r w:rsidR="00596161">
          <w:rPr>
            <w:rStyle w:val="Hiperhivatkozs"/>
            <w:noProof/>
          </w:rPr>
          <w:t>Az applikáció fejlesztése</w:t>
        </w:r>
        <w:r w:rsidR="00596161">
          <w:rPr>
            <w:noProof/>
            <w:webHidden/>
          </w:rPr>
          <w:tab/>
        </w:r>
        <w:r w:rsidR="00BE1E33">
          <w:rPr>
            <w:noProof/>
            <w:webHidden/>
          </w:rPr>
          <w:t>37</w:t>
        </w:r>
      </w:hyperlink>
    </w:p>
    <w:p w14:paraId="1B4D3527" w14:textId="62B5522F" w:rsidR="00D57497" w:rsidRDefault="00CC67FF" w:rsidP="00D57497">
      <w:pPr>
        <w:pStyle w:val="TJ1"/>
        <w:tabs>
          <w:tab w:val="right" w:leader="dot" w:pos="9061"/>
        </w:tabs>
        <w:rPr>
          <w:rFonts w:asciiTheme="minorHAnsi" w:eastAsiaTheme="minorEastAsia" w:hAnsiTheme="minorHAnsi" w:cstheme="minorBidi"/>
          <w:noProof/>
          <w:sz w:val="22"/>
          <w:szCs w:val="22"/>
        </w:rPr>
      </w:pPr>
      <w:hyperlink w:anchor="_Toc437428902" w:history="1">
        <w:r w:rsidR="00596161">
          <w:rPr>
            <w:rStyle w:val="Hiperhivatkozs"/>
            <w:noProof/>
          </w:rPr>
          <w:t>7</w:t>
        </w:r>
        <w:r w:rsidR="00D57497">
          <w:rPr>
            <w:rStyle w:val="Hiperhivatkozs"/>
            <w:noProof/>
          </w:rPr>
          <w:t>.</w:t>
        </w:r>
        <w:r w:rsidR="00D57497" w:rsidRPr="00F3573B">
          <w:rPr>
            <w:rStyle w:val="Hiperhivatkozs"/>
            <w:noProof/>
          </w:rPr>
          <w:t xml:space="preserve"> </w:t>
        </w:r>
        <w:r w:rsidR="00596161">
          <w:rPr>
            <w:rStyle w:val="Hiperhivatkozs"/>
            <w:noProof/>
          </w:rPr>
          <w:t>Utolsó módosítások</w:t>
        </w:r>
        <w:r w:rsidR="00D57497">
          <w:rPr>
            <w:noProof/>
            <w:webHidden/>
          </w:rPr>
          <w:tab/>
        </w:r>
        <w:r w:rsidR="004F70AC">
          <w:rPr>
            <w:noProof/>
            <w:webHidden/>
          </w:rPr>
          <w:t>45</w:t>
        </w:r>
      </w:hyperlink>
    </w:p>
    <w:p w14:paraId="7BFCD7F4" w14:textId="63A98D3D" w:rsidR="00D57497" w:rsidRDefault="00CC67FF">
      <w:pPr>
        <w:pStyle w:val="TJ2"/>
        <w:rPr>
          <w:rFonts w:asciiTheme="minorHAnsi" w:eastAsiaTheme="minorEastAsia" w:hAnsiTheme="minorHAnsi" w:cstheme="minorBidi"/>
          <w:noProof/>
          <w:sz w:val="22"/>
          <w:szCs w:val="22"/>
        </w:rPr>
      </w:pPr>
      <w:hyperlink w:anchor="_Toc437428903" w:history="1">
        <w:r w:rsidR="00596161">
          <w:rPr>
            <w:rStyle w:val="Hiperhivatkozs"/>
            <w:noProof/>
          </w:rPr>
          <w:t>7</w:t>
        </w:r>
        <w:r w:rsidR="00D57497">
          <w:rPr>
            <w:rStyle w:val="Hiperhivatkozs"/>
            <w:noProof/>
          </w:rPr>
          <w:t>.</w:t>
        </w:r>
        <w:r w:rsidR="00D57497" w:rsidRPr="00F3573B">
          <w:rPr>
            <w:rStyle w:val="Hiperhivatkozs"/>
            <w:noProof/>
          </w:rPr>
          <w:t xml:space="preserve">1. </w:t>
        </w:r>
        <w:r w:rsidR="00596161">
          <w:rPr>
            <w:rStyle w:val="Hiperhivatkozs"/>
            <w:noProof/>
          </w:rPr>
          <w:t>Domain</w:t>
        </w:r>
        <w:r w:rsidR="00C22E68">
          <w:rPr>
            <w:rStyle w:val="Hiperhivatkozs"/>
            <w:noProof/>
          </w:rPr>
          <w:t xml:space="preserve"> és ngrok</w:t>
        </w:r>
        <w:r w:rsidR="00D57497">
          <w:rPr>
            <w:noProof/>
            <w:webHidden/>
          </w:rPr>
          <w:tab/>
        </w:r>
        <w:r w:rsidR="004F70AC">
          <w:rPr>
            <w:noProof/>
            <w:webHidden/>
          </w:rPr>
          <w:t>45</w:t>
        </w:r>
      </w:hyperlink>
    </w:p>
    <w:p w14:paraId="2DF5B416" w14:textId="5A583BD8" w:rsidR="00D57497" w:rsidRPr="00847CEC" w:rsidRDefault="00CC67FF">
      <w:pPr>
        <w:pStyle w:val="TJ2"/>
        <w:rPr>
          <w:rFonts w:asciiTheme="minorHAnsi" w:eastAsiaTheme="minorEastAsia" w:hAnsiTheme="minorHAnsi" w:cstheme="minorBidi"/>
          <w:noProof/>
          <w:sz w:val="22"/>
          <w:szCs w:val="22"/>
        </w:rPr>
      </w:pPr>
      <w:hyperlink w:anchor="_Toc437428904" w:history="1">
        <w:r w:rsidR="00596161">
          <w:rPr>
            <w:rStyle w:val="Hiperhivatkozs"/>
            <w:noProof/>
          </w:rPr>
          <w:t>7</w:t>
        </w:r>
        <w:r w:rsidR="00D57497">
          <w:rPr>
            <w:rStyle w:val="Hiperhivatkozs"/>
            <w:noProof/>
          </w:rPr>
          <w:t>.</w:t>
        </w:r>
        <w:r w:rsidR="00D57497" w:rsidRPr="00F3573B">
          <w:rPr>
            <w:rStyle w:val="Hiperhivatkozs"/>
            <w:noProof/>
          </w:rPr>
          <w:t xml:space="preserve">2. </w:t>
        </w:r>
        <w:r w:rsidR="00596161">
          <w:rPr>
            <w:rStyle w:val="Hiperhivatkozs"/>
            <w:noProof/>
          </w:rPr>
          <w:t>A kész projekt elérhetővé tétele</w:t>
        </w:r>
        <w:r w:rsidR="00D57497">
          <w:rPr>
            <w:noProof/>
            <w:webHidden/>
          </w:rPr>
          <w:tab/>
        </w:r>
        <w:r w:rsidR="004F70AC">
          <w:rPr>
            <w:noProof/>
            <w:webHidden/>
          </w:rPr>
          <w:t>46</w:t>
        </w:r>
      </w:hyperlink>
    </w:p>
    <w:p w14:paraId="460A80FD" w14:textId="164F9FB7" w:rsidR="00D57497" w:rsidRDefault="00CC67FF" w:rsidP="00D57497">
      <w:pPr>
        <w:pStyle w:val="TJ1"/>
        <w:tabs>
          <w:tab w:val="right" w:leader="dot" w:pos="9061"/>
        </w:tabs>
        <w:rPr>
          <w:rFonts w:asciiTheme="minorHAnsi" w:eastAsiaTheme="minorEastAsia" w:hAnsiTheme="minorHAnsi" w:cstheme="minorBidi"/>
          <w:noProof/>
          <w:sz w:val="22"/>
          <w:szCs w:val="22"/>
        </w:rPr>
      </w:pPr>
      <w:hyperlink w:anchor="_Toc437428906" w:history="1">
        <w:r w:rsidR="00596161">
          <w:rPr>
            <w:rStyle w:val="Hiperhivatkozs"/>
            <w:noProof/>
          </w:rPr>
          <w:t>8</w:t>
        </w:r>
        <w:r w:rsidR="00D57497" w:rsidRPr="00F3573B">
          <w:rPr>
            <w:rStyle w:val="Hiperhivatkozs"/>
            <w:noProof/>
          </w:rPr>
          <w:t>. Össze</w:t>
        </w:r>
        <w:r w:rsidR="00596161">
          <w:rPr>
            <w:rStyle w:val="Hiperhivatkozs"/>
            <w:noProof/>
          </w:rPr>
          <w:t>foglalás</w:t>
        </w:r>
        <w:r w:rsidR="00D57497">
          <w:rPr>
            <w:noProof/>
            <w:webHidden/>
          </w:rPr>
          <w:tab/>
        </w:r>
        <w:r w:rsidR="004F70AC">
          <w:rPr>
            <w:noProof/>
            <w:webHidden/>
          </w:rPr>
          <w:t>47</w:t>
        </w:r>
      </w:hyperlink>
    </w:p>
    <w:p w14:paraId="1C035150" w14:textId="6F9C192F" w:rsidR="00D57497" w:rsidRDefault="00CC67FF" w:rsidP="00D57497">
      <w:pPr>
        <w:pStyle w:val="TJ1"/>
        <w:tabs>
          <w:tab w:val="right" w:leader="dot" w:pos="9061"/>
        </w:tabs>
        <w:rPr>
          <w:rFonts w:asciiTheme="minorHAnsi" w:eastAsiaTheme="minorEastAsia" w:hAnsiTheme="minorHAnsi" w:cstheme="minorBidi"/>
          <w:noProof/>
          <w:sz w:val="22"/>
          <w:szCs w:val="22"/>
        </w:rPr>
      </w:pPr>
      <w:hyperlink w:anchor="_Toc437428907" w:history="1">
        <w:r w:rsidR="00596161">
          <w:rPr>
            <w:rStyle w:val="Hiperhivatkozs"/>
            <w:noProof/>
          </w:rPr>
          <w:t>9</w:t>
        </w:r>
        <w:r w:rsidR="00D57497" w:rsidRPr="00F3573B">
          <w:rPr>
            <w:rStyle w:val="Hiperhivatkozs"/>
            <w:noProof/>
          </w:rPr>
          <w:t>. Irodalomjegyzék</w:t>
        </w:r>
        <w:r w:rsidR="00D57497">
          <w:rPr>
            <w:noProof/>
            <w:webHidden/>
          </w:rPr>
          <w:tab/>
        </w:r>
        <w:r w:rsidR="004F70AC">
          <w:rPr>
            <w:noProof/>
            <w:webHidden/>
          </w:rPr>
          <w:t>48</w:t>
        </w:r>
      </w:hyperlink>
    </w:p>
    <w:p w14:paraId="01725CD7" w14:textId="77777777" w:rsidR="00D57497" w:rsidRDefault="00D57497" w:rsidP="00D57497">
      <w:r>
        <w:fldChar w:fldCharType="end"/>
      </w:r>
      <w:r w:rsidRPr="00CF13FB">
        <w:t xml:space="preserve"> </w:t>
      </w:r>
    </w:p>
    <w:p w14:paraId="56F9243C" w14:textId="17BFF037" w:rsidR="00D57497" w:rsidRPr="00F950DF" w:rsidRDefault="00D57497" w:rsidP="00D57497">
      <w:pPr>
        <w:tabs>
          <w:tab w:val="left" w:pos="1503"/>
        </w:tabs>
        <w:sectPr w:rsidR="00D57497" w:rsidRPr="00F950DF" w:rsidSect="00222C10">
          <w:pgSz w:w="11906" w:h="16838" w:code="9"/>
          <w:pgMar w:top="1701" w:right="1134" w:bottom="1701" w:left="1701" w:header="709" w:footer="1021" w:gutter="567"/>
          <w:cols w:space="720"/>
          <w:docGrid w:linePitch="360"/>
        </w:sectPr>
      </w:pPr>
    </w:p>
    <w:p w14:paraId="2EF00753" w14:textId="77777777" w:rsidR="00D57497" w:rsidRDefault="00D57497" w:rsidP="003C2D3F">
      <w:pPr>
        <w:pStyle w:val="Cmsor1"/>
        <w:spacing w:after="0" w:line="360" w:lineRule="auto"/>
      </w:pPr>
      <w:bookmarkStart w:id="5" w:name="_Toc437428895"/>
      <w:r>
        <w:lastRenderedPageBreak/>
        <w:t>Bevezető</w:t>
      </w:r>
      <w:bookmarkEnd w:id="5"/>
    </w:p>
    <w:p w14:paraId="4955BE23" w14:textId="77777777" w:rsidR="00D57497" w:rsidRDefault="00D57497" w:rsidP="003C2D3F">
      <w:pPr>
        <w:pStyle w:val="Szvegtrzs"/>
        <w:ind w:firstLine="431"/>
      </w:pPr>
      <w:r>
        <w:t>Mindannyian igyekszünk a lakhelyünket minél biztonságosabbá tenni különböző házvédelmi eszközök használatával. Előfordulhat, hogy amikor valamilyen okból kifolyólag el kell hagynunk a lakásunkat, legyen az munka, vagy iskola, nem feltétlenül bizonyosodtunk meg arról, hogy megfelelően zártuk be lakásunk ajtaját. Ez bármelyikünkkel megtörténhet, és általában erre csak akkor eszmélünk rá, amikor már elhagytuk lakásunkat. Ha esetleg már a munkahelyünkön tartózkodunk, akkor nem feltétlen tudunk egy bizonyos ideig hazamenni azért, hogy meggyőződjünk arról, hogy ténylegesen bezártuk-e lakásunk ajtaját. Olyan eset is könnyedén előfordulhat, hogy egy családtagunk elfelejt házkulcsot vinni magával és be szeretne menni a lakásba. Ebben az esetben két lehetősége van: vagy várakozik, vagy elmegy valaki olyanhoz, akinek van a lakáshoz kulcsa.</w:t>
      </w:r>
    </w:p>
    <w:p w14:paraId="796C2D63" w14:textId="77777777" w:rsidR="00D57497" w:rsidRDefault="00D57497" w:rsidP="003C2D3F">
      <w:pPr>
        <w:pStyle w:val="Szvegtrzs"/>
        <w:ind w:firstLine="431"/>
      </w:pPr>
      <w:r>
        <w:t xml:space="preserve">Általában mindig én hagytam el a lakást utoljára, és ha nem tudtam biztosra, hogy jól bezártam-e a lakást, mindaddig stresszes voltam, míg a családból valamelyikünk haza nem ment és meg nem győződött az ajtó állapotáról. Ilyenkor mindig eltöprengtem azon, hogy bár lenne egy könnyű, kényelmes és stresszmentes módja ennek ellenőrzésére. </w:t>
      </w:r>
    </w:p>
    <w:p w14:paraId="461625A7" w14:textId="77777777" w:rsidR="00D57497" w:rsidRDefault="00D57497" w:rsidP="003C2D3F">
      <w:pPr>
        <w:pStyle w:val="Szvegtrzs"/>
        <w:ind w:firstLine="431"/>
      </w:pPr>
      <w:r>
        <w:t>Az utóbbi időben, szabadidőmben, mikor különböző platformokon videókat nézegettem, alkalmanként olyan reklámokat dobott fel például a Youtube, amely házvédelemmel volt kapcsolatos. Ilyen volt a Simplisafe is. Rengeteg csatornát szponzorálnak, akik bemutatják a termékeiket. Felkeltette az érdeklődésemet, és elgondolkodtam a beruházás lehetőségén. Sok mindennel szolgál a Simplisafe, legyen az mozgásérzékelő, vezeték nélküli kültéri kamera, beltéri kamera, nyitásérzékelő, üvegtörésérzékelő, és még sok más, amik könnyen üzembe helyezhetőek. Lehetősége van a vásárlóknak egy személyre szabott csomag összeállítására, attól függően, hogy mekkora méretű az illető lakása és hogy milyen védelemmel szeretné ellátni. Egy hátulütője van, ha egy komolyabb rendszert szeretnénk összeállítani, az kissé költséges.</w:t>
      </w:r>
    </w:p>
    <w:p w14:paraId="5AAF46B7" w14:textId="77777777" w:rsidR="00D57497" w:rsidRDefault="00D57497" w:rsidP="003C2D3F">
      <w:pPr>
        <w:pStyle w:val="Szvegtrzs"/>
        <w:ind w:firstLine="431"/>
        <w:sectPr w:rsidR="00D57497" w:rsidSect="00222C10">
          <w:footerReference w:type="default" r:id="rId12"/>
          <w:pgSz w:w="11906" w:h="16838"/>
          <w:pgMar w:top="1701" w:right="1134" w:bottom="1701" w:left="1701" w:header="709" w:footer="709" w:gutter="567"/>
          <w:pgNumType w:start="1"/>
          <w:cols w:space="708"/>
          <w:docGrid w:linePitch="360"/>
        </w:sectPr>
      </w:pPr>
      <w:r>
        <w:t xml:space="preserve"> </w:t>
      </w:r>
    </w:p>
    <w:p w14:paraId="4B0AF5B0" w14:textId="77777777" w:rsidR="00D57497" w:rsidRDefault="00D57497" w:rsidP="003C2D3F">
      <w:pPr>
        <w:pStyle w:val="Szvegtrzs"/>
        <w:ind w:firstLine="431"/>
      </w:pPr>
      <w:r>
        <w:lastRenderedPageBreak/>
        <w:t xml:space="preserve">Mindenképp szerettem volna valamilyen biztonsági rendszerrel ellátni a lakásunkat, és ekkor határoztam el, hogy létre szeretnék hozni egy rendszert, amely képes ellátni az alapvető házbiztonsági óvintézkedéseket. Ehhez először is ki kellett találnom, hogy miként szeretném ezt megvalósítani. Némi kutatás eredményeként jutottam arra, hogy Arduino-val fogom ezt megvalósítani, és azon belül is kártyabeléptetős rendszerrel. </w:t>
      </w:r>
    </w:p>
    <w:p w14:paraId="7E8045F0" w14:textId="2E540871" w:rsidR="00D57497" w:rsidRDefault="00D57497" w:rsidP="003C2D3F">
      <w:pPr>
        <w:pStyle w:val="Szvegtrzs"/>
        <w:ind w:firstLine="431"/>
      </w:pPr>
      <w:r>
        <w:t xml:space="preserve">Minden egyes lakó rendelkezni fog egy RFID kártyával, amely igazolja majd a személy validitását, és annak megfelelően nyitja ki a személy számára az ajtót. Önmagában a hagyományos kulccsal nyitható zárszerkezet lecserélése egy RFID kártyabeléptető rendszerrel praktikus és kényelmes, de nem küszöböljük ki azt a lehetőséget, hogy a lakó abban az esetben is be tudjon lépni a lakásba, ha netán elhagyja, avagy otthon felejti az RFID kártyáját. Erre való tekintettel döntöttem el, hogy egy Android alkalmazást szeretnék létrehozni, amely tartózkodási helytől függetlenül képes lenne az ajtózárszerkezet kinyitására a felhasználó validitásától függően. Az alkalmazással az összes lakó rendelkezni fog, amelyre beregisztrálva az admin (a rendszer kezelője) </w:t>
      </w:r>
      <w:r w:rsidR="00E23BBA">
        <w:t>módosíthatja</w:t>
      </w:r>
      <w:r>
        <w:t xml:space="preserve"> minden egyes személynek egy RFID-t, amelyekkel nyithatja a szerkezetet.</w:t>
      </w:r>
    </w:p>
    <w:p w14:paraId="1A0802B3" w14:textId="5C761C53" w:rsidR="00D57497" w:rsidRDefault="00D57497" w:rsidP="003C2D3F">
      <w:pPr>
        <w:pStyle w:val="Szvegtrzs"/>
        <w:ind w:firstLine="431"/>
      </w:pPr>
      <w:r>
        <w:t xml:space="preserve">Mindezek mellett fontosnak tartottam, hogy egy kamerát is </w:t>
      </w:r>
      <w:del w:id="6" w:author="Dr. Kocsis Gergely" w:date="2021-11-07T19:07:00Z">
        <w:r w:rsidDel="00C666CD">
          <w:delText xml:space="preserve">beimplementáljak </w:delText>
        </w:r>
      </w:del>
      <w:ins w:id="7" w:author="Dr. Kocsis Gergely" w:date="2021-11-07T19:07:00Z">
        <w:r w:rsidR="00C666CD">
          <w:t xml:space="preserve">integráljak </w:t>
        </w:r>
      </w:ins>
      <w:r>
        <w:t>a rendszerbe. Kamerának az ESP32-CAM kamerát választottam, mert igazán pénztárcakímélő, és programozható.</w:t>
      </w:r>
    </w:p>
    <w:p w14:paraId="405C3FE7" w14:textId="77777777" w:rsidR="00D57497" w:rsidRDefault="00D57497" w:rsidP="003C2D3F">
      <w:pPr>
        <w:pStyle w:val="Szvegtrzs"/>
        <w:ind w:firstLine="431"/>
      </w:pPr>
      <w:r>
        <w:t>Összességében egy olyan Android alkalmazást szerettem volna megvalósítani, ami egy vagy több Arduino eszközt használva eleget tesz a következő feltételeknek valid felhasználótól függően:</w:t>
      </w:r>
    </w:p>
    <w:p w14:paraId="2E0C6792" w14:textId="77777777" w:rsidR="00D57497" w:rsidRDefault="00D57497" w:rsidP="003C2D3F">
      <w:pPr>
        <w:pStyle w:val="Szvegtrzs"/>
        <w:numPr>
          <w:ilvl w:val="0"/>
          <w:numId w:val="3"/>
        </w:numPr>
      </w:pPr>
      <w:r>
        <w:t>van felhasználói felülete</w:t>
      </w:r>
    </w:p>
    <w:p w14:paraId="2CEE2009" w14:textId="77777777" w:rsidR="00D57497" w:rsidRDefault="00D57497" w:rsidP="003C2D3F">
      <w:pPr>
        <w:pStyle w:val="Szvegtrzs"/>
        <w:numPr>
          <w:ilvl w:val="0"/>
          <w:numId w:val="3"/>
        </w:numPr>
      </w:pPr>
      <w:r>
        <w:t>alkalmas az ajtózárszerkezet távoli vezérlésére</w:t>
      </w:r>
    </w:p>
    <w:p w14:paraId="464FC47F" w14:textId="77777777" w:rsidR="00D57497" w:rsidRDefault="00D57497" w:rsidP="003C2D3F">
      <w:pPr>
        <w:pStyle w:val="Szvegtrzs"/>
        <w:numPr>
          <w:ilvl w:val="0"/>
          <w:numId w:val="3"/>
        </w:numPr>
      </w:pPr>
      <w:r>
        <w:t>tárolja a felhasználókat és a hozzájuk tartozó RFID-kat, illetve hogy melyik RFID melyik Arduino-t képes nyitni</w:t>
      </w:r>
    </w:p>
    <w:p w14:paraId="7D32240F" w14:textId="77777777" w:rsidR="00D57497" w:rsidRDefault="00D57497" w:rsidP="003C2D3F">
      <w:pPr>
        <w:pStyle w:val="Szvegtrzs"/>
        <w:numPr>
          <w:ilvl w:val="0"/>
          <w:numId w:val="3"/>
        </w:numPr>
      </w:pPr>
      <w:r>
        <w:t>képes állókép készítésére, amely később megtekinthető</w:t>
      </w:r>
    </w:p>
    <w:p w14:paraId="079E512F" w14:textId="77777777" w:rsidR="00D57497" w:rsidRDefault="00D57497" w:rsidP="003C2D3F">
      <w:pPr>
        <w:pStyle w:val="Szvegtrzs"/>
        <w:numPr>
          <w:ilvl w:val="0"/>
          <w:numId w:val="3"/>
        </w:numPr>
      </w:pPr>
      <w:r>
        <w:t>betekinthetünk a kamera által készített aktuális képsorozatba</w:t>
      </w:r>
    </w:p>
    <w:p w14:paraId="5F9D23C1" w14:textId="77777777" w:rsidR="00D57497" w:rsidRDefault="00D57497" w:rsidP="003C2D3F">
      <w:pPr>
        <w:pStyle w:val="Szvegtrzs"/>
        <w:numPr>
          <w:ilvl w:val="0"/>
          <w:numId w:val="3"/>
        </w:numPr>
      </w:pPr>
      <w:r>
        <w:t>log-ot készít az eseményekről (ajtónyitás, zárás), amely az admin számára megtekinthető</w:t>
      </w:r>
    </w:p>
    <w:p w14:paraId="2A719F59" w14:textId="77777777" w:rsidR="00D57497" w:rsidRDefault="00D57497" w:rsidP="003C2D3F">
      <w:pPr>
        <w:pStyle w:val="Szvegtrzs"/>
        <w:numPr>
          <w:ilvl w:val="0"/>
          <w:numId w:val="3"/>
        </w:numPr>
      </w:pPr>
      <w:r>
        <w:t>a felhasználói felület okostelefonról elérhető és megtekinthető</w:t>
      </w:r>
    </w:p>
    <w:p w14:paraId="63FAD2F3" w14:textId="77777777" w:rsidR="00D57497" w:rsidRDefault="00D57497" w:rsidP="003C2D3F">
      <w:pPr>
        <w:pStyle w:val="Szvegtrzs"/>
        <w:numPr>
          <w:ilvl w:val="0"/>
          <w:numId w:val="3"/>
        </w:numPr>
        <w:sectPr w:rsidR="00D57497" w:rsidSect="00222C10">
          <w:pgSz w:w="11906" w:h="16838"/>
          <w:pgMar w:top="1701" w:right="1134" w:bottom="1701" w:left="1701" w:header="709" w:footer="709" w:gutter="567"/>
          <w:cols w:space="708"/>
          <w:docGrid w:linePitch="360"/>
        </w:sectPr>
      </w:pPr>
      <w:r>
        <w:t>a felhasznált hardver elemek költsége legyen elfogadható</w:t>
      </w:r>
    </w:p>
    <w:p w14:paraId="287BA845" w14:textId="77777777" w:rsidR="00D57497" w:rsidRDefault="00D57497" w:rsidP="003C2D3F">
      <w:pPr>
        <w:pStyle w:val="Cmsor1"/>
        <w:spacing w:after="0" w:line="360" w:lineRule="auto"/>
      </w:pPr>
      <w:r>
        <w:lastRenderedPageBreak/>
        <w:t>Hardver</w:t>
      </w:r>
    </w:p>
    <w:p w14:paraId="2AF31970" w14:textId="77777777" w:rsidR="00D57497" w:rsidRDefault="00D57497" w:rsidP="003C2D3F">
      <w:pPr>
        <w:pStyle w:val="Szvegtrzs"/>
      </w:pPr>
      <w:r>
        <w:t>A célok eléréséhez beszerzetem egy Arduino Mega 2560 vezérlőpanelt, egy Ethernet Shield R3-at, egy ESP32-CAM kamerát, egy FT232RL FTDI programmert és egy RFID kártyát, illetve egy HC-SR501 PIR mozgásérzékelő modult, amelyeket felhasználok projektem megalkotásához.</w:t>
      </w:r>
    </w:p>
    <w:p w14:paraId="4B23A445" w14:textId="77777777" w:rsidR="00D57497" w:rsidRDefault="00D57497" w:rsidP="003C2D3F">
      <w:pPr>
        <w:pStyle w:val="Cmsor2"/>
        <w:spacing w:after="0"/>
      </w:pPr>
      <w:r>
        <w:t>Arduino Mega 2560</w:t>
      </w:r>
    </w:p>
    <w:p w14:paraId="3161C8F4" w14:textId="604EC4E2" w:rsidR="00D57497" w:rsidRDefault="00D57497" w:rsidP="003C2D3F">
      <w:pPr>
        <w:pStyle w:val="Szvegtrzs"/>
      </w:pPr>
      <w:r>
        <w:t xml:space="preserve">Az Arduino Mega 2560 egy mikrovezérlő kártya, amely </w:t>
      </w:r>
      <w:del w:id="8" w:author="Dr. Kocsis Gergely" w:date="2021-11-07T20:13:00Z">
        <w:r w:rsidDel="009D1AB0">
          <w:delText xml:space="preserve">az </w:delText>
        </w:r>
      </w:del>
      <w:r>
        <w:t>ATmega2560 alapú (1. ábra). 54 digitális bemeneti/kimeneti tűvel rendelkezik (ebből 15 használható PWM kimenetként), 16 analóg bemenettel, 4 UART</w:t>
      </w:r>
      <w:del w:id="9" w:author="Dr. Kocsis Gergely" w:date="2021-11-07T20:13:00Z">
        <w:r w:rsidDel="00262B06">
          <w:delText xml:space="preserve"> </w:delText>
        </w:r>
      </w:del>
      <w:r>
        <w:t>-</w:t>
      </w:r>
      <w:ins w:id="10" w:author="Dr. Kocsis Gergely" w:date="2021-11-07T20:13:00Z">
        <w:r w:rsidR="00262B06">
          <w:t>t</w:t>
        </w:r>
      </w:ins>
      <w:r>
        <w:t>al (hardver soros port), 16 MHz</w:t>
      </w:r>
      <w:del w:id="11" w:author="Dr. Kocsis Gergely" w:date="2021-11-07T20:13:00Z">
        <w:r w:rsidDel="00262B06">
          <w:delText xml:space="preserve"> </w:delText>
        </w:r>
      </w:del>
      <w:r>
        <w:t xml:space="preserve">-es kristályoszcillátorral, USB-csatlakozóval, tápcsatlakozóval, ICSP fejléccel, és egy reset </w:t>
      </w:r>
      <w:del w:id="12" w:author="Dr. Kocsis Gergely" w:date="2021-11-07T20:14:00Z">
        <w:r w:rsidDel="007674EB">
          <w:delText>gombot</w:delText>
        </w:r>
      </w:del>
      <w:ins w:id="13" w:author="Dr. Kocsis Gergely" w:date="2021-11-07T20:14:00Z">
        <w:r w:rsidR="007674EB">
          <w:t>gombbal</w:t>
        </w:r>
      </w:ins>
      <w:ins w:id="14" w:author="Balázs Dán" w:date="2021-11-10T19:09:00Z">
        <w:r w:rsidR="0006155A">
          <w:t>.</w:t>
        </w:r>
      </w:ins>
      <w:del w:id="15" w:author="Balázs Dán" w:date="2021-11-09T16:39:00Z">
        <w:r w:rsidDel="00A12064">
          <w:delText>.</w:delText>
        </w:r>
      </w:del>
      <w:r>
        <w:t xml:space="preserve"> Mindent tartalmaz, ami a mikrokontroller támogatásához szükséges; </w:t>
      </w:r>
      <w:r w:rsidRPr="00FD1E79">
        <w:rPr>
          <w:highlight w:val="yellow"/>
          <w:rPrChange w:id="16" w:author="Dr. Kocsis Gergely" w:date="2021-11-07T20:15:00Z">
            <w:rPr/>
          </w:rPrChange>
        </w:rPr>
        <w:t>kezdéshez egyszerűen csatlakoztatni kell a számítógéphez USB-kábellel, vagy AC-DC-adapterrel vagy akkumulátorral táplálja.</w:t>
      </w:r>
      <w:r>
        <w:t xml:space="preserve"> A Mega 2560 kártya kompatibilis a legtöbb pajzzsal, amelyet az Uno és a korábbi Duemilanove vagy Diecimila táblákhoz terveztek.</w:t>
      </w:r>
      <w:r>
        <w:br/>
      </w:r>
      <w:r w:rsidRPr="00CD7DE6">
        <w:t>Az Arduino Mega 2560 nyílt forráskódú hardver</w:t>
      </w:r>
      <w:r>
        <w:t>. A Mega 2560 az Arduino Mega frissítése, amelyet lecserél</w:t>
      </w:r>
      <w:ins w:id="17" w:author="Balázs Dán" w:date="2021-11-10T19:09:00Z">
        <w:r w:rsidR="0006155A">
          <w:t xml:space="preserve"> </w:t>
        </w:r>
      </w:ins>
      <w:ins w:id="18" w:author="Balázs Dán" w:date="2021-11-10T19:10:00Z">
        <w:r w:rsidR="0006155A">
          <w:fldChar w:fldCharType="begin"/>
        </w:r>
        <w:r w:rsidR="0006155A">
          <w:instrText xml:space="preserve"> REF _Ref87368367 \r \h </w:instrText>
        </w:r>
      </w:ins>
      <w:r w:rsidR="0006155A">
        <w:fldChar w:fldCharType="separate"/>
      </w:r>
      <w:ins w:id="19" w:author="Balázs Dán" w:date="2021-11-10T19:10:00Z">
        <w:r w:rsidR="0006155A">
          <w:t>[1]</w:t>
        </w:r>
        <w:r w:rsidR="0006155A">
          <w:fldChar w:fldCharType="end"/>
        </w:r>
      </w:ins>
      <w:r>
        <w:t>.</w:t>
      </w:r>
    </w:p>
    <w:p w14:paraId="0F6702F9" w14:textId="77777777" w:rsidR="00D57497" w:rsidRPr="00E903CD" w:rsidRDefault="00D57497" w:rsidP="00E903CD">
      <w:pPr>
        <w:pStyle w:val="Szvegtrzs"/>
        <w:ind w:firstLine="0"/>
        <w:jc w:val="center"/>
        <w:rPr>
          <w:rPrChange w:id="20" w:author="Balázs Dán" w:date="2021-11-10T19:15:00Z">
            <w:rPr>
              <w:i/>
              <w:iCs/>
            </w:rPr>
          </w:rPrChange>
        </w:rPr>
      </w:pPr>
      <w:r w:rsidRPr="00E903CD">
        <w:rPr>
          <w:noProof/>
        </w:rPr>
        <w:drawing>
          <wp:anchor distT="0" distB="0" distL="114300" distR="114300" simplePos="0" relativeHeight="251659264" behindDoc="0" locked="0" layoutInCell="1" allowOverlap="1" wp14:anchorId="06C3B60B" wp14:editId="5F1B3447">
            <wp:simplePos x="0" y="0"/>
            <wp:positionH relativeFrom="margin">
              <wp:align>center</wp:align>
            </wp:positionH>
            <wp:positionV relativeFrom="paragraph">
              <wp:posOffset>209</wp:posOffset>
            </wp:positionV>
            <wp:extent cx="4089679" cy="2206274"/>
            <wp:effectExtent l="0" t="0" r="6350" b="3810"/>
            <wp:wrapTopAndBottom/>
            <wp:docPr id="8" name="Kép 8">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a:hlinkClick r:id="rId13"/>
                    </pic:cNvPr>
                    <pic:cNvPicPr/>
                  </pic:nvPicPr>
                  <pic:blipFill>
                    <a:blip r:embed="rId14">
                      <a:extLst>
                        <a:ext uri="{28A0092B-C50C-407E-A947-70E740481C1C}">
                          <a14:useLocalDpi xmlns:a14="http://schemas.microsoft.com/office/drawing/2010/main" val="0"/>
                        </a:ext>
                      </a:extLst>
                    </a:blip>
                    <a:stretch>
                      <a:fillRect/>
                    </a:stretch>
                  </pic:blipFill>
                  <pic:spPr>
                    <a:xfrm>
                      <a:off x="0" y="0"/>
                      <a:ext cx="4089679" cy="2206274"/>
                    </a:xfrm>
                    <a:prstGeom prst="rect">
                      <a:avLst/>
                    </a:prstGeom>
                  </pic:spPr>
                </pic:pic>
              </a:graphicData>
            </a:graphic>
          </wp:anchor>
        </w:drawing>
      </w:r>
      <w:r w:rsidRPr="00E903CD">
        <w:rPr>
          <w:rPrChange w:id="21" w:author="Balázs Dán" w:date="2021-11-10T19:15:00Z">
            <w:rPr>
              <w:i/>
              <w:iCs/>
            </w:rPr>
          </w:rPrChange>
        </w:rPr>
        <w:t>1.ábra: Arduino Mega 2560 R3 mikrovezérlő kártya</w:t>
      </w:r>
    </w:p>
    <w:p w14:paraId="13138E3B" w14:textId="77777777" w:rsidR="00584FE1" w:rsidRPr="00C06E15" w:rsidRDefault="00584FE1" w:rsidP="003C2D3F">
      <w:pPr>
        <w:pStyle w:val="Szvegtrzs"/>
        <w:ind w:firstLine="0"/>
        <w:rPr>
          <w:i/>
          <w:iCs/>
        </w:rPr>
      </w:pPr>
    </w:p>
    <w:p w14:paraId="607D3147" w14:textId="77777777" w:rsidR="00584FE1" w:rsidRDefault="00584FE1" w:rsidP="003C2D3F">
      <w:pPr>
        <w:pStyle w:val="Szvegtrzs"/>
        <w:numPr>
          <w:ilvl w:val="0"/>
          <w:numId w:val="3"/>
        </w:numPr>
        <w:sectPr w:rsidR="00584FE1" w:rsidSect="00222C10">
          <w:pgSz w:w="11906" w:h="16838"/>
          <w:pgMar w:top="1701" w:right="1134" w:bottom="1701" w:left="1701" w:header="709" w:footer="709" w:gutter="567"/>
          <w:cols w:space="708"/>
          <w:docGrid w:linePitch="360"/>
        </w:sectPr>
      </w:pPr>
    </w:p>
    <w:p w14:paraId="04021F73" w14:textId="77777777" w:rsidR="00584FE1" w:rsidRDefault="00584FE1" w:rsidP="003C2D3F">
      <w:pPr>
        <w:pStyle w:val="Szvegtrzs"/>
        <w:ind w:firstLine="0"/>
      </w:pPr>
    </w:p>
    <w:p w14:paraId="0C3C3F16" w14:textId="2F3ED6BD" w:rsidR="00D57497" w:rsidRDefault="00D57497" w:rsidP="003C2D3F">
      <w:pPr>
        <w:pStyle w:val="Szvegtrzs"/>
        <w:ind w:firstLine="0"/>
      </w:pPr>
      <w:r>
        <w:t>Az Arduino Mega 2560 mikrovezérlő kártya általános jellemzői</w:t>
      </w:r>
      <w:ins w:id="22" w:author="Balázs Dán" w:date="2021-11-10T19:15:00Z">
        <w:r w:rsidR="005A1BCD">
          <w:t xml:space="preserve"> </w:t>
        </w:r>
        <w:r w:rsidR="005A1BCD">
          <w:fldChar w:fldCharType="begin"/>
        </w:r>
        <w:r w:rsidR="005A1BCD">
          <w:instrText xml:space="preserve"> REF _Ref87368367 \r \h </w:instrText>
        </w:r>
      </w:ins>
      <w:r w:rsidR="005A1BCD">
        <w:fldChar w:fldCharType="separate"/>
      </w:r>
      <w:ins w:id="23" w:author="Balázs Dán" w:date="2021-11-10T19:15:00Z">
        <w:r w:rsidR="005A1BCD">
          <w:t>[1]</w:t>
        </w:r>
        <w:r w:rsidR="005A1BCD">
          <w:fldChar w:fldCharType="end"/>
        </w:r>
      </w:ins>
      <w:r>
        <w:t>:</w:t>
      </w:r>
    </w:p>
    <w:p w14:paraId="7E4CD62D" w14:textId="77777777" w:rsidR="00D57497" w:rsidRDefault="00D57497" w:rsidP="003C2D3F">
      <w:pPr>
        <w:pStyle w:val="Szvegtrzs"/>
        <w:numPr>
          <w:ilvl w:val="0"/>
          <w:numId w:val="9"/>
        </w:numPr>
      </w:pPr>
      <w:r>
        <w:t>Üzemi feszültség: 5V</w:t>
      </w:r>
    </w:p>
    <w:p w14:paraId="64C17C79" w14:textId="77777777" w:rsidR="00D57497" w:rsidRDefault="00D57497" w:rsidP="003C2D3F">
      <w:pPr>
        <w:pStyle w:val="Szvegtrzs"/>
        <w:numPr>
          <w:ilvl w:val="0"/>
          <w:numId w:val="9"/>
        </w:numPr>
      </w:pPr>
      <w:r>
        <w:t>Input feszültség (ajánlott):7-12V</w:t>
      </w:r>
    </w:p>
    <w:p w14:paraId="6DD11F2C" w14:textId="77777777" w:rsidR="00D57497" w:rsidRDefault="00D57497" w:rsidP="003C2D3F">
      <w:pPr>
        <w:pStyle w:val="Szvegtrzs"/>
        <w:numPr>
          <w:ilvl w:val="0"/>
          <w:numId w:val="9"/>
        </w:numPr>
      </w:pPr>
      <w:r>
        <w:t>Input feszültség (limit): 6-20V</w:t>
      </w:r>
    </w:p>
    <w:p w14:paraId="0AA5C66F" w14:textId="77777777" w:rsidR="00D57497" w:rsidRDefault="00D57497" w:rsidP="003C2D3F">
      <w:pPr>
        <w:pStyle w:val="Szvegtrzs"/>
        <w:numPr>
          <w:ilvl w:val="0"/>
          <w:numId w:val="9"/>
        </w:numPr>
      </w:pPr>
      <w:r>
        <w:t>Digitális I/O tűk száma: 54 (ebből 15 használható PWM kimenetként)</w:t>
      </w:r>
    </w:p>
    <w:p w14:paraId="14BA5616" w14:textId="77777777" w:rsidR="00D57497" w:rsidRDefault="00D57497" w:rsidP="003C2D3F">
      <w:pPr>
        <w:pStyle w:val="Szvegtrzs"/>
        <w:numPr>
          <w:ilvl w:val="0"/>
          <w:numId w:val="9"/>
        </w:numPr>
      </w:pPr>
      <w:r>
        <w:t>Analóg input pin-ek száma: 16</w:t>
      </w:r>
    </w:p>
    <w:p w14:paraId="4B854197" w14:textId="77777777" w:rsidR="00D57497" w:rsidRDefault="00D57497" w:rsidP="003C2D3F">
      <w:pPr>
        <w:pStyle w:val="Szvegtrzs"/>
        <w:numPr>
          <w:ilvl w:val="0"/>
          <w:numId w:val="9"/>
        </w:numPr>
      </w:pPr>
      <w:r>
        <w:t>SRAM: 8KB</w:t>
      </w:r>
    </w:p>
    <w:p w14:paraId="52320F27" w14:textId="77777777" w:rsidR="00D57497" w:rsidRDefault="00D57497" w:rsidP="003C2D3F">
      <w:pPr>
        <w:pStyle w:val="Szvegtrzs"/>
        <w:numPr>
          <w:ilvl w:val="0"/>
          <w:numId w:val="9"/>
        </w:numPr>
      </w:pPr>
      <w:r>
        <w:t>EEPROM: 4KB</w:t>
      </w:r>
    </w:p>
    <w:p w14:paraId="657C2814" w14:textId="77777777" w:rsidR="00D57497" w:rsidRDefault="00D57497" w:rsidP="003C2D3F">
      <w:pPr>
        <w:pStyle w:val="Szvegtrzs"/>
        <w:numPr>
          <w:ilvl w:val="0"/>
          <w:numId w:val="9"/>
        </w:numPr>
      </w:pPr>
      <w:r>
        <w:t>Beépített LED: 13-as pin</w:t>
      </w:r>
    </w:p>
    <w:p w14:paraId="671A6A18" w14:textId="77777777" w:rsidR="00D57497" w:rsidRDefault="00D57497" w:rsidP="003C2D3F">
      <w:pPr>
        <w:pStyle w:val="Szvegtrzs"/>
        <w:numPr>
          <w:ilvl w:val="0"/>
          <w:numId w:val="9"/>
        </w:numPr>
      </w:pPr>
      <w:r>
        <w:t>Flash Memória: 256KB amelyből 8KB-ot a bootloader használ</w:t>
      </w:r>
    </w:p>
    <w:p w14:paraId="7B650AF5" w14:textId="77777777" w:rsidR="00D57497" w:rsidRDefault="00D57497" w:rsidP="003C2D3F">
      <w:pPr>
        <w:pStyle w:val="Szvegtrzs"/>
      </w:pPr>
      <w:r>
        <w:t>A Mega 2560 board az Arduino szoftverrel (IDE) programozható. A Mega 2560 ATmega2560-ja előre programozott bootloaderrel rendelkezik, amely lehetővé teszi új kód feltöltését egy külső hardverprogramozó használata nélkül. Az eredeti STK500 protokoll (kommunikáció, C fejléc fájlok) használatával kommunikál. A bootloader</w:t>
      </w:r>
      <w:del w:id="24" w:author="Dr. Kocsis Gergely" w:date="2021-11-07T20:18:00Z">
        <w:r w:rsidDel="000E3EE4">
          <w:delText>t</w:delText>
        </w:r>
      </w:del>
      <w:r>
        <w:t xml:space="preserve"> is megkerülhető, és a mikrokontrollert az ICSP (In-Circuit Serial Programming) fejlécen keresztül programozható Arduino ISP vagy hasonló használatával.</w:t>
      </w:r>
    </w:p>
    <w:p w14:paraId="6E625CF3" w14:textId="77777777" w:rsidR="00D57497" w:rsidRDefault="00D57497" w:rsidP="003C2D3F">
      <w:pPr>
        <w:pStyle w:val="Szvegtrzs"/>
      </w:pPr>
      <w:r>
        <w:t xml:space="preserve">A Mega 54 digitális pinjének mindegyike használható bemenetként vagy kimenetként a </w:t>
      </w:r>
      <w:r w:rsidRPr="00D1541F">
        <w:rPr>
          <w:rFonts w:ascii="Consolas" w:hAnsi="Consolas"/>
          <w:sz w:val="22"/>
          <w:szCs w:val="22"/>
          <w:rPrChange w:id="25" w:author="Dr. Kocsis Gergely" w:date="2021-11-07T20:18:00Z">
            <w:rPr/>
          </w:rPrChange>
        </w:rPr>
        <w:t>pinMode()</w:t>
      </w:r>
      <w:r>
        <w:t xml:space="preserve">, a </w:t>
      </w:r>
      <w:r w:rsidRPr="00D1541F">
        <w:rPr>
          <w:rFonts w:ascii="Consolas" w:hAnsi="Consolas"/>
          <w:sz w:val="22"/>
          <w:szCs w:val="22"/>
          <w:rPrChange w:id="26" w:author="Dr. Kocsis Gergely" w:date="2021-11-07T20:18:00Z">
            <w:rPr/>
          </w:rPrChange>
        </w:rPr>
        <w:t>DigitalWrite()</w:t>
      </w:r>
      <w:r>
        <w:t xml:space="preserve"> és a </w:t>
      </w:r>
      <w:r w:rsidRPr="00D1541F">
        <w:rPr>
          <w:rFonts w:ascii="Consolas" w:hAnsi="Consolas"/>
          <w:sz w:val="22"/>
          <w:szCs w:val="22"/>
          <w:rPrChange w:id="27" w:author="Dr. Kocsis Gergely" w:date="2021-11-07T20:18:00Z">
            <w:rPr/>
          </w:rPrChange>
        </w:rPr>
        <w:t>DigitalRead()</w:t>
      </w:r>
      <w:r>
        <w:t xml:space="preserve"> funkciók használatával. 5 voltról működnek. Minden tű 20 mA-t képes biztosítani vagy fogadni az ajánlott működési feltételek mellett, és belső felhúzó ellenállása (alapértelmezés szerint lekapcsolva) 20-50 </w:t>
      </w:r>
      <w:r>
        <w:rPr>
          <w:color w:val="000000"/>
        </w:rPr>
        <w:t>kiloohm</w:t>
      </w:r>
      <w:r>
        <w:t>. Legfeljebb 40 mA az az érték, amelyet nem szabad túllépni a mikrokontroller maradandó károsodásának elkerülése érdekében.</w:t>
      </w:r>
    </w:p>
    <w:p w14:paraId="4E94D189" w14:textId="77777777" w:rsidR="00D57497" w:rsidRDefault="00D57497" w:rsidP="003C2D3F">
      <w:pPr>
        <w:pStyle w:val="Szvegtrzs"/>
      </w:pPr>
    </w:p>
    <w:p w14:paraId="3E3746F7" w14:textId="77777777" w:rsidR="00D57497" w:rsidRDefault="00D57497" w:rsidP="003C2D3F">
      <w:pPr>
        <w:pStyle w:val="Szvegtrzs"/>
        <w:ind w:firstLine="0"/>
      </w:pPr>
      <w:r>
        <w:t>Ezenkívül néhány csap speciális funkciókkal rendelkezik:</w:t>
      </w:r>
    </w:p>
    <w:p w14:paraId="69AA5588" w14:textId="77777777" w:rsidR="00D57497" w:rsidRDefault="00D57497" w:rsidP="003C2D3F">
      <w:pPr>
        <w:pStyle w:val="Szvegtrzs"/>
        <w:numPr>
          <w:ilvl w:val="0"/>
          <w:numId w:val="20"/>
        </w:numPr>
        <w:ind w:left="567"/>
      </w:pPr>
      <w:r>
        <w:t>RX és TX: TTL soros adatok fogadására (RX) és továbbítására (TX) használható. A 0-ás és 1-es érintkezők szintén az ATmega16U2 USB-TTL soros chip megfelelő csapjaihoz vannak csatlakoztatva. Ilyen Pin-ek például: 0 (RX) és 1 (TX); 1. Sorozat: 19 (RX) és 18 (TX); 2. sorozat: 17 (RX) és 16 (TX); 3. Sorozat: 15 (RX) és 14 (TX).</w:t>
      </w:r>
    </w:p>
    <w:p w14:paraId="46A04083" w14:textId="77777777" w:rsidR="00D57497" w:rsidRDefault="00D57497" w:rsidP="003C2D3F">
      <w:pPr>
        <w:pStyle w:val="Szvegtrzs"/>
        <w:numPr>
          <w:ilvl w:val="0"/>
          <w:numId w:val="20"/>
        </w:numPr>
        <w:ind w:left="567"/>
      </w:pPr>
      <w:r>
        <w:t xml:space="preserve">PWM: 2-13 és 44-46. 8 bites PWM kimenetet az </w:t>
      </w:r>
      <w:r w:rsidRPr="00806649">
        <w:rPr>
          <w:rFonts w:ascii="Consolas" w:hAnsi="Consolas"/>
          <w:sz w:val="22"/>
          <w:szCs w:val="22"/>
          <w:rPrChange w:id="28" w:author="Dr. Kocsis Gergely" w:date="2021-11-07T20:20:00Z">
            <w:rPr/>
          </w:rPrChange>
        </w:rPr>
        <w:t>analogWrite</w:t>
      </w:r>
      <w:del w:id="29" w:author="Dr. Kocsis Gergely" w:date="2021-11-07T20:20:00Z">
        <w:r w:rsidRPr="00806649" w:rsidDel="00806649">
          <w:rPr>
            <w:rFonts w:ascii="Consolas" w:hAnsi="Consolas"/>
            <w:sz w:val="22"/>
            <w:szCs w:val="22"/>
            <w:rPrChange w:id="30" w:author="Dr. Kocsis Gergely" w:date="2021-11-07T20:20:00Z">
              <w:rPr/>
            </w:rPrChange>
          </w:rPr>
          <w:delText xml:space="preserve"> </w:delText>
        </w:r>
      </w:del>
      <w:r w:rsidRPr="00806649">
        <w:rPr>
          <w:rFonts w:ascii="Consolas" w:hAnsi="Consolas"/>
          <w:sz w:val="22"/>
          <w:szCs w:val="22"/>
          <w:rPrChange w:id="31" w:author="Dr. Kocsis Gergely" w:date="2021-11-07T20:20:00Z">
            <w:rPr/>
          </w:rPrChange>
        </w:rPr>
        <w:t>()</w:t>
      </w:r>
      <w:r>
        <w:t xml:space="preserve"> funkcióval.</w:t>
      </w:r>
    </w:p>
    <w:p w14:paraId="0CD7AFF8" w14:textId="77777777" w:rsidR="00D57497" w:rsidRDefault="00D57497" w:rsidP="003C2D3F">
      <w:pPr>
        <w:pStyle w:val="Szvegtrzs"/>
        <w:numPr>
          <w:ilvl w:val="0"/>
          <w:numId w:val="20"/>
        </w:numPr>
        <w:ind w:left="567"/>
      </w:pPr>
      <w:r>
        <w:lastRenderedPageBreak/>
        <w:t>LED: 13. Beépített LED van csatlakoztatva a 13-as digitális Pin-hez. Ha a pin HIGH értékű, a LED világít, ha a pin LOW, akkor nem világít.</w:t>
      </w:r>
    </w:p>
    <w:p w14:paraId="4986706B" w14:textId="77777777" w:rsidR="00D57497" w:rsidRDefault="00D57497" w:rsidP="003C2D3F">
      <w:pPr>
        <w:pStyle w:val="Szvegtrzs"/>
        <w:numPr>
          <w:ilvl w:val="0"/>
          <w:numId w:val="20"/>
        </w:numPr>
        <w:ind w:left="567"/>
      </w:pPr>
      <w:r>
        <w:t>TWI: 20 (SDA) és 21 (SCL). Támogassa a TWI kommunikációt a Wire könyvtár használatával. Ezek a csapok nem ugyanazon a helyen vannak, mint a TWI csapok a régi Duemilanove vagy Diecimila Arduino táblákon.</w:t>
      </w:r>
    </w:p>
    <w:p w14:paraId="4593A2F8" w14:textId="77777777" w:rsidR="00D57497" w:rsidRDefault="00D57497" w:rsidP="003C2D3F">
      <w:pPr>
        <w:pStyle w:val="Szvegtrzs"/>
        <w:ind w:firstLine="0"/>
      </w:pPr>
    </w:p>
    <w:p w14:paraId="4BDFE5BA" w14:textId="77777777" w:rsidR="00D57497" w:rsidRDefault="00D57497" w:rsidP="003C2D3F">
      <w:pPr>
        <w:pStyle w:val="Szvegtrzs"/>
      </w:pPr>
      <w:r>
        <w:t>A soros perifériás interfész (SPI) egy szinkron soros adatprotokoll, amelyet a mikrokontrollerek használnak egy vagy több perifériás eszközzel rövid távú kommunikációhoz. Két mikrokontroller közötti kommunikációra is használható. SPI kapcsolat esetén mindig van egy fő eszköz (általában mikrokontroller), amely a perifériás eszközöket vezérli. Általában három sor van, ami közös az összes eszközön:</w:t>
      </w:r>
    </w:p>
    <w:p w14:paraId="677CDE0B" w14:textId="77777777" w:rsidR="00D57497" w:rsidRDefault="00D57497" w:rsidP="003C2D3F">
      <w:pPr>
        <w:pStyle w:val="Szvegtrzs"/>
        <w:ind w:left="360"/>
      </w:pPr>
    </w:p>
    <w:p w14:paraId="3C5F4528" w14:textId="77777777" w:rsidR="00D57497" w:rsidRDefault="00D57497" w:rsidP="003C2D3F">
      <w:pPr>
        <w:pStyle w:val="Szvegtrzs"/>
        <w:numPr>
          <w:ilvl w:val="0"/>
          <w:numId w:val="9"/>
        </w:numPr>
      </w:pPr>
      <w:r>
        <w:t>MISO (Master In Slave Out) - A Slave vonal az adatok elküldéséhez a Masterhez,</w:t>
      </w:r>
    </w:p>
    <w:p w14:paraId="2DECDE5B" w14:textId="77777777" w:rsidR="00D57497" w:rsidRDefault="00D57497" w:rsidP="003C2D3F">
      <w:pPr>
        <w:pStyle w:val="Szvegtrzs"/>
        <w:numPr>
          <w:ilvl w:val="0"/>
          <w:numId w:val="9"/>
        </w:numPr>
      </w:pPr>
      <w:r>
        <w:t>MOSI (Master Out Slave In) - A Master vonal az adatok perifériákra küldésére,</w:t>
      </w:r>
    </w:p>
    <w:p w14:paraId="731B2631" w14:textId="77777777" w:rsidR="00D57497" w:rsidRDefault="00D57497" w:rsidP="003C2D3F">
      <w:pPr>
        <w:pStyle w:val="Szvegtrzs"/>
        <w:numPr>
          <w:ilvl w:val="0"/>
          <w:numId w:val="9"/>
        </w:numPr>
      </w:pPr>
      <w:r>
        <w:t>SCK (Serial Clock) - Az óra impulzusok, amelyek szinkronizálják a Master által generált adatátvitelt</w:t>
      </w:r>
    </w:p>
    <w:p w14:paraId="73951D89" w14:textId="77777777" w:rsidR="00D57497" w:rsidRDefault="00D57497" w:rsidP="003C2D3F">
      <w:pPr>
        <w:pStyle w:val="Szvegtrzs"/>
        <w:numPr>
          <w:ilvl w:val="0"/>
          <w:numId w:val="9"/>
        </w:numPr>
      </w:pPr>
      <w:r>
        <w:t>SS (Slave Select) - minden eszköz azon csapja, amelyet a Master használhat bizonyos eszközök engedélyezéséhez és letiltásához.</w:t>
      </w:r>
    </w:p>
    <w:p w14:paraId="3A9AF4CD" w14:textId="77777777" w:rsidR="00D57497" w:rsidRDefault="00D57497" w:rsidP="003C2D3F">
      <w:pPr>
        <w:pStyle w:val="Szvegtrzs"/>
        <w:ind w:firstLine="0"/>
      </w:pPr>
    </w:p>
    <w:p w14:paraId="65AE22D4" w14:textId="77777777" w:rsidR="00D57497" w:rsidRDefault="00D57497" w:rsidP="003C2D3F">
      <w:pPr>
        <w:pStyle w:val="Szvegtrzs"/>
      </w:pPr>
      <w:r>
        <w:t xml:space="preserve">Az SS egy sor, amely minden különböző típusú eszközön eltérő. </w:t>
      </w:r>
      <w:r w:rsidRPr="00A36A05">
        <w:t>Ha egy eszköz Slave Select csapja alacsony, kommunikál a masterrel. Ha magas, figyelmen kívül hagyja a m</w:t>
      </w:r>
      <w:r>
        <w:t>a</w:t>
      </w:r>
      <w:r w:rsidRPr="00A36A05">
        <w:t>stert. Ez lehetővé teszi több SPI-eszköz megosztását ugyanazon MISO, MOSI és CLK vonalakon.</w:t>
      </w:r>
      <w:r>
        <w:t xml:space="preserve"> </w:t>
      </w:r>
    </w:p>
    <w:p w14:paraId="647B0E5B" w14:textId="77777777" w:rsidR="00D57497" w:rsidRDefault="00D57497" w:rsidP="003C2D3F">
      <w:pPr>
        <w:pStyle w:val="Cmsor2"/>
        <w:spacing w:after="0"/>
      </w:pPr>
      <w:r>
        <w:t>ESP32-CAM AI-Thinker</w:t>
      </w:r>
    </w:p>
    <w:p w14:paraId="5FE2B61D" w14:textId="3CE7FA68" w:rsidR="00D57497" w:rsidRDefault="00D57497" w:rsidP="003C2D3F">
      <w:pPr>
        <w:pStyle w:val="Szvegtrzs"/>
        <w:rPr>
          <w:noProof/>
        </w:rPr>
      </w:pPr>
      <w:r w:rsidRPr="000F5EBC">
        <w:rPr>
          <w:noProof/>
        </w:rPr>
        <w:t xml:space="preserve">Az ESP32-CAM egy </w:t>
      </w:r>
      <w:r>
        <w:rPr>
          <w:noProof/>
        </w:rPr>
        <w:t>funkciók teljes skálájával rendelkező</w:t>
      </w:r>
      <w:r w:rsidRPr="000F5EBC">
        <w:rPr>
          <w:noProof/>
        </w:rPr>
        <w:t xml:space="preserve"> mikrokontroller, amely integrált videokamerával és microSD-kártya-aljzattal is rendelkezik</w:t>
      </w:r>
      <w:r>
        <w:rPr>
          <w:noProof/>
        </w:rPr>
        <w:t xml:space="preserve"> (2. ábra)</w:t>
      </w:r>
      <w:r w:rsidRPr="000F5EBC">
        <w:rPr>
          <w:noProof/>
        </w:rPr>
        <w:t>. Olcsó és könnyen használható, és tökéletes olyan IoT-eszközökhöz, amelyek fejlett funkciókkal, például képkövetéssel és -felismeréssel rendelkező kamerát igényelnek</w:t>
      </w:r>
      <w:ins w:id="32" w:author="Balázs Dán" w:date="2021-11-09T16:57:00Z">
        <w:r w:rsidR="00276D87">
          <w:rPr>
            <w:noProof/>
          </w:rPr>
          <w:t xml:space="preserve"> </w:t>
        </w:r>
        <w:r w:rsidR="00276D87">
          <w:rPr>
            <w:noProof/>
          </w:rPr>
          <w:fldChar w:fldCharType="begin"/>
        </w:r>
        <w:r w:rsidR="00276D87">
          <w:rPr>
            <w:noProof/>
          </w:rPr>
          <w:instrText xml:space="preserve"> REF _Ref87369468 \r \h </w:instrText>
        </w:r>
      </w:ins>
      <w:r w:rsidR="00276D87">
        <w:rPr>
          <w:noProof/>
        </w:rPr>
      </w:r>
      <w:r w:rsidR="00276D87">
        <w:rPr>
          <w:noProof/>
        </w:rPr>
        <w:fldChar w:fldCharType="separate"/>
      </w:r>
      <w:ins w:id="33" w:author="Balázs Dán" w:date="2021-11-09T16:57:00Z">
        <w:r w:rsidR="00276D87">
          <w:rPr>
            <w:noProof/>
          </w:rPr>
          <w:t>[2]</w:t>
        </w:r>
        <w:r w:rsidR="00276D87">
          <w:rPr>
            <w:noProof/>
          </w:rPr>
          <w:fldChar w:fldCharType="end"/>
        </w:r>
      </w:ins>
      <w:r w:rsidRPr="000F5EBC">
        <w:rPr>
          <w:noProof/>
        </w:rPr>
        <w:t>.</w:t>
      </w:r>
    </w:p>
    <w:p w14:paraId="17715672" w14:textId="3DD85AF8" w:rsidR="00D57497" w:rsidRDefault="00D57497" w:rsidP="003C2D3F">
      <w:pPr>
        <w:pStyle w:val="Szvegtrzs"/>
        <w:ind w:firstLine="0"/>
        <w:jc w:val="center"/>
        <w:rPr>
          <w:noProof/>
        </w:rPr>
      </w:pPr>
      <w:r>
        <w:rPr>
          <w:noProof/>
        </w:rPr>
        <w:lastRenderedPageBreak/>
        <w:drawing>
          <wp:anchor distT="0" distB="0" distL="114300" distR="114300" simplePos="0" relativeHeight="251679744" behindDoc="0" locked="0" layoutInCell="1" allowOverlap="1" wp14:anchorId="26EC7622" wp14:editId="35084DF3">
            <wp:simplePos x="0" y="0"/>
            <wp:positionH relativeFrom="margin">
              <wp:align>center</wp:align>
            </wp:positionH>
            <wp:positionV relativeFrom="paragraph">
              <wp:posOffset>-2457</wp:posOffset>
            </wp:positionV>
            <wp:extent cx="2824100" cy="2266122"/>
            <wp:effectExtent l="0" t="0" r="0" b="1270"/>
            <wp:wrapTopAndBottom/>
            <wp:docPr id="6" name="Kép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24100" cy="2266122"/>
                    </a:xfrm>
                    <a:prstGeom prst="rect">
                      <a:avLst/>
                    </a:prstGeom>
                  </pic:spPr>
                </pic:pic>
              </a:graphicData>
            </a:graphic>
          </wp:anchor>
        </w:drawing>
      </w:r>
      <w:r>
        <w:rPr>
          <w:noProof/>
        </w:rPr>
        <w:t>2. ábra: ESP32-CAM AI-Thinker</w:t>
      </w:r>
    </w:p>
    <w:p w14:paraId="30269E55" w14:textId="77777777" w:rsidR="00584FE1" w:rsidRDefault="00584FE1" w:rsidP="003C2D3F">
      <w:pPr>
        <w:pStyle w:val="Szvegtrzs"/>
        <w:ind w:firstLine="0"/>
        <w:rPr>
          <w:noProof/>
        </w:rPr>
      </w:pPr>
    </w:p>
    <w:p w14:paraId="720E1A12" w14:textId="7BC5C0C9" w:rsidR="00D57497" w:rsidRDefault="00D57497" w:rsidP="003C2D3F">
      <w:pPr>
        <w:pStyle w:val="Szvegtrzs"/>
        <w:rPr>
          <w:noProof/>
        </w:rPr>
      </w:pPr>
      <w:r>
        <w:rPr>
          <w:noProof/>
        </w:rPr>
        <w:t>Az alaplapot az Espressif ESP32-S SoC, egy nagy teljesítményű, programozható MCU hajtja, WIFI-vel és Bluetooth-</w:t>
      </w:r>
      <w:del w:id="34" w:author="Dr. Kocsis Gergely" w:date="2021-11-07T20:29:00Z">
        <w:r w:rsidDel="00720452">
          <w:rPr>
            <w:noProof/>
          </w:rPr>
          <w:delText>val</w:delText>
        </w:r>
      </w:del>
      <w:ins w:id="35" w:author="Dr. Kocsis Gergely" w:date="2021-11-07T20:29:00Z">
        <w:r w:rsidR="00720452">
          <w:rPr>
            <w:noProof/>
          </w:rPr>
          <w:t>szal</w:t>
        </w:r>
      </w:ins>
      <w:r>
        <w:rPr>
          <w:noProof/>
        </w:rPr>
        <w:t>. Ez a legolcsóbb (körülbelül 7 dolláros) ESP32 fejlesztői kártya, amely egyszerre kínál beépített kameramodult, MicroSD kártya támogatást és 4 MB PSRAM-ot. A jelerősítéshez külső wifi antenna hozzáadása extra forrasztási munkát igényel. Az alaplapon nincs hagyományos USB port, vagy FTDI programozót, vagy kiegészítő HAT-ot, vagy Arduino UNO-t és Arduino IDE/ESP-IDF DEV eszközöket kell használni a kódok feltöltéséhez</w:t>
      </w:r>
      <w:ins w:id="36" w:author="Balázs Dán" w:date="2021-11-09T17:03:00Z">
        <w:r w:rsidR="001F7A70">
          <w:rPr>
            <w:noProof/>
          </w:rPr>
          <w:t xml:space="preserve"> </w:t>
        </w:r>
      </w:ins>
      <w:ins w:id="37" w:author="Balázs Dán" w:date="2021-11-09T17:04:00Z">
        <w:r w:rsidR="001F7A70">
          <w:rPr>
            <w:noProof/>
          </w:rPr>
          <w:fldChar w:fldCharType="begin"/>
        </w:r>
        <w:r w:rsidR="001F7A70">
          <w:rPr>
            <w:noProof/>
          </w:rPr>
          <w:instrText xml:space="preserve"> REF _Ref87369856 \r \h </w:instrText>
        </w:r>
      </w:ins>
      <w:r w:rsidR="001F7A70">
        <w:rPr>
          <w:noProof/>
        </w:rPr>
      </w:r>
      <w:r w:rsidR="001F7A70">
        <w:rPr>
          <w:noProof/>
        </w:rPr>
        <w:fldChar w:fldCharType="separate"/>
      </w:r>
      <w:ins w:id="38" w:author="Balázs Dán" w:date="2021-11-09T17:04:00Z">
        <w:r w:rsidR="001F7A70">
          <w:rPr>
            <w:noProof/>
          </w:rPr>
          <w:t>[3]</w:t>
        </w:r>
        <w:r w:rsidR="001F7A70">
          <w:rPr>
            <w:noProof/>
          </w:rPr>
          <w:fldChar w:fldCharType="end"/>
        </w:r>
      </w:ins>
      <w:r>
        <w:rPr>
          <w:noProof/>
        </w:rPr>
        <w:t>.</w:t>
      </w:r>
    </w:p>
    <w:p w14:paraId="220B0965" w14:textId="77777777" w:rsidR="00D57497" w:rsidRDefault="00D57497" w:rsidP="003C2D3F">
      <w:pPr>
        <w:pStyle w:val="Szvegtrzs"/>
        <w:rPr>
          <w:noProof/>
        </w:rPr>
      </w:pPr>
      <w:r w:rsidRPr="006C1CE4">
        <w:rPr>
          <w:noProof/>
        </w:rPr>
        <w:t xml:space="preserve">Az ESP-32 CAM két bemeneti tápcsatlakozóval rendelkezik, és </w:t>
      </w:r>
      <w:r>
        <w:rPr>
          <w:noProof/>
        </w:rPr>
        <w:t>alapértelmezetten</w:t>
      </w:r>
      <w:r w:rsidRPr="006C1CE4">
        <w:rPr>
          <w:noProof/>
        </w:rPr>
        <w:t xml:space="preserve"> a </w:t>
      </w:r>
      <w:r>
        <w:rPr>
          <w:noProof/>
        </w:rPr>
        <w:t xml:space="preserve">Board </w:t>
      </w:r>
      <w:r w:rsidRPr="006C1CE4">
        <w:rPr>
          <w:noProof/>
        </w:rPr>
        <w:t>3,3 V-ot vesz fel</w:t>
      </w:r>
      <w:r>
        <w:rPr>
          <w:noProof/>
        </w:rPr>
        <w:t>. Előfordulhat</w:t>
      </w:r>
      <w:r w:rsidRPr="006C1CE4">
        <w:rPr>
          <w:noProof/>
        </w:rPr>
        <w:t>, hogy ha az OV2640-et 3,3 V alatt használ</w:t>
      </w:r>
      <w:r>
        <w:rPr>
          <w:noProof/>
        </w:rPr>
        <w:t>ják</w:t>
      </w:r>
      <w:r w:rsidRPr="006C1CE4">
        <w:rPr>
          <w:noProof/>
        </w:rPr>
        <w:t xml:space="preserve">, a </w:t>
      </w:r>
      <w:r>
        <w:rPr>
          <w:noProof/>
        </w:rPr>
        <w:t xml:space="preserve">Board </w:t>
      </w:r>
      <w:r w:rsidRPr="006C1CE4">
        <w:rPr>
          <w:noProof/>
        </w:rPr>
        <w:t xml:space="preserve">instabillá válhat </w:t>
      </w:r>
      <w:r>
        <w:rPr>
          <w:noProof/>
        </w:rPr>
        <w:t>(</w:t>
      </w:r>
      <w:r w:rsidRPr="006C1CE4">
        <w:rPr>
          <w:noProof/>
        </w:rPr>
        <w:t>hibák vagy színes vonalak</w:t>
      </w:r>
      <w:r>
        <w:rPr>
          <w:noProof/>
        </w:rPr>
        <w:t>)</w:t>
      </w:r>
      <w:r w:rsidRPr="006C1CE4">
        <w:rPr>
          <w:noProof/>
        </w:rPr>
        <w:t>. 5V bemenet javasolt.</w:t>
      </w:r>
    </w:p>
    <w:p w14:paraId="1C742E0D" w14:textId="77777777" w:rsidR="00D57497" w:rsidRDefault="00D57497" w:rsidP="003C2D3F">
      <w:pPr>
        <w:pStyle w:val="Szvegtrzs"/>
        <w:rPr>
          <w:noProof/>
        </w:rPr>
      </w:pPr>
      <w:r>
        <w:rPr>
          <w:noProof/>
        </w:rPr>
        <w:t>Mivel alacsony költségű tábla, elég kis méretű, így rendkívül népszerűvé vált számos IoT és gépi látási alkalmazásban.</w:t>
      </w:r>
      <w:r w:rsidRPr="005A7D76">
        <w:t xml:space="preserve"> </w:t>
      </w:r>
      <w:r w:rsidRPr="005A7D76">
        <w:rPr>
          <w:noProof/>
        </w:rPr>
        <w:t>Bár az ESP32-CAM nagy lehetőségeket rejt magában az IoT-vel kapcsolatos projektekben, nem tökéletes tábla, különösen a kamera részen, a hozzá tartozó 2 MP-es OV2640 kamerának vannak bizonyos korlátai.</w:t>
      </w:r>
    </w:p>
    <w:p w14:paraId="301771B4" w14:textId="77777777" w:rsidR="00D57497" w:rsidRDefault="00D57497" w:rsidP="003C2D3F">
      <w:pPr>
        <w:pStyle w:val="Szvegtrzs"/>
        <w:ind w:firstLine="0"/>
        <w:rPr>
          <w:noProof/>
        </w:rPr>
      </w:pPr>
    </w:p>
    <w:p w14:paraId="0E71DD16" w14:textId="5AFD0A8A" w:rsidR="00D57497" w:rsidRDefault="00D57497" w:rsidP="003C2D3F">
      <w:pPr>
        <w:pStyle w:val="Szvegtrzs"/>
        <w:ind w:firstLine="0"/>
        <w:rPr>
          <w:noProof/>
        </w:rPr>
      </w:pPr>
      <w:r>
        <w:rPr>
          <w:noProof/>
        </w:rPr>
        <w:t>Az ESP32-CAM általános tulajdonságai</w:t>
      </w:r>
      <w:ins w:id="39" w:author="Balázs Dán" w:date="2021-11-09T17:04:00Z">
        <w:r w:rsidR="001F7A70">
          <w:rPr>
            <w:noProof/>
          </w:rPr>
          <w:t xml:space="preserve"> </w:t>
        </w:r>
        <w:r w:rsidR="001F7A70">
          <w:rPr>
            <w:noProof/>
          </w:rPr>
          <w:fldChar w:fldCharType="begin"/>
        </w:r>
        <w:r w:rsidR="001F7A70">
          <w:rPr>
            <w:noProof/>
          </w:rPr>
          <w:instrText xml:space="preserve"> REF _Ref87369876 \r \h </w:instrText>
        </w:r>
      </w:ins>
      <w:r w:rsidR="001F7A70">
        <w:rPr>
          <w:noProof/>
        </w:rPr>
      </w:r>
      <w:r w:rsidR="001F7A70">
        <w:rPr>
          <w:noProof/>
        </w:rPr>
        <w:fldChar w:fldCharType="separate"/>
      </w:r>
      <w:ins w:id="40" w:author="Balázs Dán" w:date="2021-11-09T17:04:00Z">
        <w:r w:rsidR="001F7A70">
          <w:rPr>
            <w:noProof/>
          </w:rPr>
          <w:t>[4]</w:t>
        </w:r>
        <w:r w:rsidR="001F7A70">
          <w:rPr>
            <w:noProof/>
          </w:rPr>
          <w:fldChar w:fldCharType="end"/>
        </w:r>
      </w:ins>
      <w:r>
        <w:rPr>
          <w:noProof/>
        </w:rPr>
        <w:t>:</w:t>
      </w:r>
    </w:p>
    <w:p w14:paraId="413B4E8A" w14:textId="77777777" w:rsidR="00D57497" w:rsidRDefault="00D57497" w:rsidP="003C2D3F">
      <w:pPr>
        <w:pStyle w:val="Szvegtrzs"/>
        <w:numPr>
          <w:ilvl w:val="0"/>
          <w:numId w:val="9"/>
        </w:numPr>
        <w:rPr>
          <w:noProof/>
        </w:rPr>
      </w:pPr>
      <w:r>
        <w:rPr>
          <w:noProof/>
        </w:rPr>
        <w:t>10 GPIO látható</w:t>
      </w:r>
    </w:p>
    <w:p w14:paraId="1B40CACB" w14:textId="77777777" w:rsidR="00D57497" w:rsidRDefault="00D57497" w:rsidP="003C2D3F">
      <w:pPr>
        <w:pStyle w:val="Szvegtrzs"/>
        <w:numPr>
          <w:ilvl w:val="0"/>
          <w:numId w:val="9"/>
        </w:numPr>
        <w:rPr>
          <w:noProof/>
        </w:rPr>
      </w:pPr>
      <w:r>
        <w:rPr>
          <w:noProof/>
        </w:rPr>
        <w:t>A legkisebb 802.11b/g/n Wi-Fi BT SoC modul (bővített Wi-Fi lefedettséget)</w:t>
      </w:r>
    </w:p>
    <w:p w14:paraId="1FB08C3D" w14:textId="77777777" w:rsidR="00D57497" w:rsidRDefault="00D57497" w:rsidP="003C2D3F">
      <w:pPr>
        <w:pStyle w:val="Szvegtrzs"/>
        <w:numPr>
          <w:ilvl w:val="0"/>
          <w:numId w:val="9"/>
        </w:numPr>
        <w:rPr>
          <w:noProof/>
        </w:rPr>
      </w:pPr>
      <w:r>
        <w:rPr>
          <w:noProof/>
        </w:rPr>
        <w:t>Kis teljesítményű 32 bites CPU, az alkalmazásprocesszort is kiszolgálja</w:t>
      </w:r>
    </w:p>
    <w:p w14:paraId="5300C65E" w14:textId="77777777" w:rsidR="00D57497" w:rsidRDefault="00D57497" w:rsidP="003C2D3F">
      <w:pPr>
        <w:pStyle w:val="Szvegtrzs"/>
        <w:numPr>
          <w:ilvl w:val="0"/>
          <w:numId w:val="9"/>
        </w:numPr>
        <w:rPr>
          <w:noProof/>
        </w:rPr>
      </w:pPr>
      <w:r>
        <w:rPr>
          <w:noProof/>
        </w:rPr>
        <w:t>Akár 160 MHz -es órajel, összefoglaló számítási teljesítmény akár 600 DMIPS</w:t>
      </w:r>
    </w:p>
    <w:p w14:paraId="5FC6E58E" w14:textId="77777777" w:rsidR="00D57497" w:rsidRDefault="00D57497" w:rsidP="003C2D3F">
      <w:pPr>
        <w:pStyle w:val="Szvegtrzs"/>
        <w:numPr>
          <w:ilvl w:val="0"/>
          <w:numId w:val="9"/>
        </w:numPr>
        <w:rPr>
          <w:noProof/>
        </w:rPr>
      </w:pPr>
      <w:r>
        <w:rPr>
          <w:noProof/>
        </w:rPr>
        <w:t>Beépített 520 KB SRAM, külső 4MPSRAM</w:t>
      </w:r>
    </w:p>
    <w:p w14:paraId="6C615785" w14:textId="77777777" w:rsidR="00D57497" w:rsidRDefault="00D57497" w:rsidP="003C2D3F">
      <w:pPr>
        <w:pStyle w:val="Szvegtrzs"/>
        <w:numPr>
          <w:ilvl w:val="0"/>
          <w:numId w:val="9"/>
        </w:numPr>
        <w:rPr>
          <w:noProof/>
        </w:rPr>
      </w:pPr>
      <w:r>
        <w:rPr>
          <w:noProof/>
        </w:rPr>
        <w:t>Támogatja az UART/SPI/I2C/PWM/ADC/DAC -t</w:t>
      </w:r>
    </w:p>
    <w:p w14:paraId="6D676879" w14:textId="77777777" w:rsidR="00D57497" w:rsidRDefault="00D57497" w:rsidP="003C2D3F">
      <w:pPr>
        <w:pStyle w:val="Szvegtrzs"/>
        <w:numPr>
          <w:ilvl w:val="0"/>
          <w:numId w:val="9"/>
        </w:numPr>
        <w:rPr>
          <w:noProof/>
        </w:rPr>
      </w:pPr>
      <w:r>
        <w:rPr>
          <w:noProof/>
        </w:rPr>
        <w:lastRenderedPageBreak/>
        <w:t xml:space="preserve">Támogatja az OV2640 és OV7670 kamerákat </w:t>
      </w:r>
    </w:p>
    <w:p w14:paraId="331FDE2C" w14:textId="77777777" w:rsidR="00D57497" w:rsidRDefault="00D57497" w:rsidP="003C2D3F">
      <w:pPr>
        <w:pStyle w:val="Szvegtrzs"/>
        <w:numPr>
          <w:ilvl w:val="0"/>
          <w:numId w:val="9"/>
        </w:numPr>
        <w:rPr>
          <w:noProof/>
        </w:rPr>
      </w:pPr>
      <w:r>
        <w:rPr>
          <w:noProof/>
        </w:rPr>
        <w:t>Beépített zseblámpa</w:t>
      </w:r>
    </w:p>
    <w:p w14:paraId="689B0D55" w14:textId="77777777" w:rsidR="00D57497" w:rsidRDefault="00D57497" w:rsidP="003C2D3F">
      <w:pPr>
        <w:pStyle w:val="Szvegtrzs"/>
        <w:numPr>
          <w:ilvl w:val="0"/>
          <w:numId w:val="9"/>
        </w:numPr>
        <w:rPr>
          <w:noProof/>
        </w:rPr>
      </w:pPr>
      <w:r>
        <w:rPr>
          <w:noProof/>
        </w:rPr>
        <w:t>Támogatja a kép WiFI feltöltését</w:t>
      </w:r>
    </w:p>
    <w:p w14:paraId="1F5B5D6F" w14:textId="77777777" w:rsidR="00D57497" w:rsidRDefault="00D57497" w:rsidP="003C2D3F">
      <w:pPr>
        <w:pStyle w:val="Szvegtrzs"/>
        <w:numPr>
          <w:ilvl w:val="0"/>
          <w:numId w:val="9"/>
        </w:numPr>
        <w:rPr>
          <w:noProof/>
        </w:rPr>
      </w:pPr>
      <w:r>
        <w:rPr>
          <w:noProof/>
        </w:rPr>
        <w:t>TF kártya támogatása</w:t>
      </w:r>
    </w:p>
    <w:p w14:paraId="0F1C1FDA" w14:textId="77777777" w:rsidR="00D57497" w:rsidRDefault="00D57497" w:rsidP="003C2D3F">
      <w:pPr>
        <w:pStyle w:val="Szvegtrzs"/>
        <w:numPr>
          <w:ilvl w:val="0"/>
          <w:numId w:val="9"/>
        </w:numPr>
        <w:rPr>
          <w:noProof/>
        </w:rPr>
      </w:pPr>
      <w:r>
        <w:rPr>
          <w:noProof/>
        </w:rPr>
        <w:t>Több alvási módot támogat</w:t>
      </w:r>
    </w:p>
    <w:p w14:paraId="44FEAE55" w14:textId="77777777" w:rsidR="00D57497" w:rsidRDefault="00D57497" w:rsidP="003C2D3F">
      <w:pPr>
        <w:pStyle w:val="Szvegtrzs"/>
        <w:numPr>
          <w:ilvl w:val="0"/>
          <w:numId w:val="9"/>
        </w:numPr>
        <w:rPr>
          <w:noProof/>
        </w:rPr>
      </w:pPr>
      <w:r>
        <w:rPr>
          <w:noProof/>
        </w:rPr>
        <w:t>Beágyazott Lwip és FreeRTOS</w:t>
      </w:r>
    </w:p>
    <w:p w14:paraId="7972DF4C" w14:textId="77777777" w:rsidR="00D57497" w:rsidRDefault="00D57497" w:rsidP="003C2D3F">
      <w:pPr>
        <w:pStyle w:val="Szvegtrzs"/>
        <w:numPr>
          <w:ilvl w:val="0"/>
          <w:numId w:val="9"/>
        </w:numPr>
        <w:rPr>
          <w:noProof/>
        </w:rPr>
      </w:pPr>
      <w:r>
        <w:rPr>
          <w:noProof/>
        </w:rPr>
        <w:t>Támogatja az STA/AP/STA+AP üzemmódot</w:t>
      </w:r>
    </w:p>
    <w:p w14:paraId="46ED6071" w14:textId="77777777" w:rsidR="00D57497" w:rsidRDefault="00D57497" w:rsidP="003C2D3F">
      <w:pPr>
        <w:pStyle w:val="Szvegtrzs"/>
        <w:numPr>
          <w:ilvl w:val="0"/>
          <w:numId w:val="9"/>
        </w:numPr>
        <w:rPr>
          <w:noProof/>
        </w:rPr>
      </w:pPr>
      <w:r>
        <w:rPr>
          <w:noProof/>
        </w:rPr>
        <w:t>Támogatja a Smart Config/AirKiss technológiát</w:t>
      </w:r>
    </w:p>
    <w:p w14:paraId="1B99B661" w14:textId="77777777" w:rsidR="00D57497" w:rsidRDefault="00D57497" w:rsidP="003C2D3F">
      <w:pPr>
        <w:pStyle w:val="Szvegtrzs"/>
        <w:numPr>
          <w:ilvl w:val="0"/>
          <w:numId w:val="9"/>
        </w:numPr>
        <w:rPr>
          <w:noProof/>
        </w:rPr>
      </w:pPr>
      <w:r>
        <w:rPr>
          <w:noProof/>
        </w:rPr>
        <w:t>Támogatja a soros port helyi és távoli firmware frissítéseit (FOTA)</w:t>
      </w:r>
    </w:p>
    <w:p w14:paraId="72F66D38" w14:textId="77777777" w:rsidR="00D57497" w:rsidRDefault="00D57497" w:rsidP="003C2D3F">
      <w:pPr>
        <w:pStyle w:val="Cmsor2"/>
        <w:spacing w:after="0"/>
      </w:pPr>
      <w:r>
        <w:t>Arduino Ethernet Shield R3</w:t>
      </w:r>
    </w:p>
    <w:p w14:paraId="72C8F035" w14:textId="25410460" w:rsidR="00D57497" w:rsidRDefault="00D57497" w:rsidP="003C2D3F">
      <w:pPr>
        <w:pStyle w:val="Szvegtrzs"/>
      </w:pPr>
      <w:r>
        <w:t>Az Arduino Ethernet Shield R3 lehetővé teszi, hogy az Arduino eszköz csatlakozzon az internethez</w:t>
      </w:r>
      <w:ins w:id="41" w:author="Balázs Dán" w:date="2021-11-09T17:18:00Z">
        <w:r w:rsidR="00BA7024">
          <w:t xml:space="preserve"> </w:t>
        </w:r>
        <w:r w:rsidR="00BA7024">
          <w:fldChar w:fldCharType="begin"/>
        </w:r>
        <w:r w:rsidR="00BA7024">
          <w:instrText xml:space="preserve"> REF _Ref87370745 \r \h </w:instrText>
        </w:r>
      </w:ins>
      <w:r w:rsidR="00BA7024">
        <w:fldChar w:fldCharType="separate"/>
      </w:r>
      <w:ins w:id="42" w:author="Balázs Dán" w:date="2021-11-09T17:18:00Z">
        <w:r w:rsidR="00BA7024">
          <w:t>[5]</w:t>
        </w:r>
        <w:r w:rsidR="00BA7024">
          <w:fldChar w:fldCharType="end"/>
        </w:r>
      </w:ins>
      <w:del w:id="43" w:author="Balázs Dán" w:date="2021-11-09T17:18:00Z">
        <w:r w:rsidDel="00BA7024">
          <w:delText xml:space="preserve"> (3. ábra)</w:delText>
        </w:r>
      </w:del>
      <w:r>
        <w:t>. A Wiznet W5100 ethernet chipen (adatlap) alapul. A Wiznet W5100 TCP és UDP protokollokra egyaránt alkalmas hálózati (IP) köteget biztosít. Legfeljebb négy egyidejű aljzatcsatlakozást támogat. Az Ethernet pajzs tartalmaz egy micro SD kártya csatlakozót és egy fedélzeti visszaállítási vezérlőt (Reset)</w:t>
      </w:r>
      <w:ins w:id="44" w:author="Balázs Dán" w:date="2021-11-09T17:18:00Z">
        <w:r w:rsidR="00BA7024">
          <w:t xml:space="preserve"> (3. ábra)</w:t>
        </w:r>
      </w:ins>
      <w:r>
        <w:t>.</w:t>
      </w:r>
      <w:r w:rsidRPr="0012039A">
        <w:t xml:space="preserve"> Kompatibilis az összes Arduino/Genuino táblával. A fedélzeti micro SD kártyaolvasó az </w:t>
      </w:r>
      <w:r>
        <w:t xml:space="preserve">Arduino IDE </w:t>
      </w:r>
      <w:r w:rsidRPr="0012039A">
        <w:t>SD könyvtár</w:t>
      </w:r>
      <w:r>
        <w:t>á</w:t>
      </w:r>
      <w:r w:rsidRPr="0012039A">
        <w:t xml:space="preserve">n keresztül érhető el. </w:t>
      </w:r>
      <w:r>
        <w:t>Ekkor az</w:t>
      </w:r>
      <w:r w:rsidRPr="0012039A">
        <w:t xml:space="preserve"> SS a 4-es érintkezőn van.</w:t>
      </w:r>
      <w:r>
        <w:t xml:space="preserve"> </w:t>
      </w:r>
      <w:r w:rsidRPr="00706EFB">
        <w:t xml:space="preserve">A jelenlegi pajzs Power </w:t>
      </w:r>
      <w:r>
        <w:t>Over</w:t>
      </w:r>
      <w:r w:rsidRPr="00706EFB">
        <w:t xml:space="preserve"> Ethernet (PoE) modullal rendelkezik</w:t>
      </w:r>
      <w:r>
        <w:t>.</w:t>
      </w:r>
    </w:p>
    <w:p w14:paraId="21B40CA1" w14:textId="5EDFEF07" w:rsidR="00D57497" w:rsidRDefault="00F344CD" w:rsidP="003C2D3F">
      <w:pPr>
        <w:pStyle w:val="Szvegtrzs"/>
        <w:ind w:firstLine="0"/>
        <w:jc w:val="center"/>
      </w:pPr>
      <w:r>
        <w:rPr>
          <w:noProof/>
        </w:rPr>
        <w:drawing>
          <wp:anchor distT="0" distB="0" distL="114300" distR="114300" simplePos="0" relativeHeight="251689984" behindDoc="0" locked="0" layoutInCell="1" allowOverlap="1" wp14:anchorId="71D911F8" wp14:editId="71DA5C20">
            <wp:simplePos x="0" y="0"/>
            <wp:positionH relativeFrom="margin">
              <wp:align>center</wp:align>
            </wp:positionH>
            <wp:positionV relativeFrom="paragraph">
              <wp:posOffset>-3676</wp:posOffset>
            </wp:positionV>
            <wp:extent cx="4051582" cy="2879558"/>
            <wp:effectExtent l="0" t="0" r="6350" b="0"/>
            <wp:wrapTopAndBottom/>
            <wp:docPr id="4" name="Kép 4">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a:hlinkClick r:id="rId17"/>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51582" cy="2879558"/>
                    </a:xfrm>
                    <a:prstGeom prst="rect">
                      <a:avLst/>
                    </a:prstGeom>
                  </pic:spPr>
                </pic:pic>
              </a:graphicData>
            </a:graphic>
          </wp:anchor>
        </w:drawing>
      </w:r>
      <w:r w:rsidR="00D57497">
        <w:t>3.ábra: Arduino Ethernet Shield R3</w:t>
      </w:r>
    </w:p>
    <w:p w14:paraId="13553B35" w14:textId="77777777" w:rsidR="00D57497" w:rsidRDefault="00D57497" w:rsidP="003C2D3F">
      <w:pPr>
        <w:pStyle w:val="Szvegtrzs"/>
        <w:ind w:firstLine="0"/>
      </w:pPr>
    </w:p>
    <w:p w14:paraId="47CD1501" w14:textId="77777777" w:rsidR="00D57497" w:rsidRDefault="00D57497" w:rsidP="003C2D3F">
      <w:pPr>
        <w:pStyle w:val="Szvegtrzs"/>
        <w:rPr>
          <w:noProof/>
        </w:rPr>
      </w:pPr>
      <w:r>
        <w:rPr>
          <w:noProof/>
        </w:rPr>
        <w:lastRenderedPageBreak/>
        <w:t xml:space="preserve">Az Ethernet pajzs az Arduino board-hoz csatlakozik a huzalon átívelő hosszú huzalcsomagoló fejek segítségével. Ez megőrzi a csapok elrendezését, és lehetővé teszi egy másik pajzs felhalmozását a tetejére. </w:t>
      </w:r>
      <w:r w:rsidRPr="00B87A3A">
        <w:rPr>
          <w:noProof/>
        </w:rPr>
        <w:t>Az Arduino az SPI busz használatával (az ICSP fejlécen keresztül) kommunikál mind a W5100, mind az SD kártyával. Ez az Uno 10-es, 11-es, 12-es és 13-as digitális csapjain, a Mega 50-es, 51-es és 52</w:t>
      </w:r>
      <w:r>
        <w:rPr>
          <w:noProof/>
        </w:rPr>
        <w:t>-</w:t>
      </w:r>
      <w:r w:rsidRPr="00B87A3A">
        <w:rPr>
          <w:noProof/>
        </w:rPr>
        <w:t xml:space="preserve">es csapjain található. Mindkét táblán a 10. tüskével választható ki a W5100, és a 4. tűvel az SD -kártyához. Ezek a csapok nem használhatók általános I/O-hoz. </w:t>
      </w:r>
    </w:p>
    <w:p w14:paraId="21AB9C69" w14:textId="0B92149A" w:rsidR="00D57497" w:rsidRDefault="00D57497" w:rsidP="003C2D3F">
      <w:pPr>
        <w:pStyle w:val="Szvegtrzs"/>
        <w:rPr>
          <w:noProof/>
        </w:rPr>
      </w:pPr>
      <w:r w:rsidRPr="00B87A3A">
        <w:rPr>
          <w:noProof/>
        </w:rPr>
        <w:t>A Mega-n az 53-as hardveres SS-tű nem használható sem a W5100, sem az SD</w:t>
      </w:r>
      <w:ins w:id="45" w:author="Dr. Kocsis Gergely" w:date="2021-11-07T20:33:00Z">
        <w:r w:rsidR="00BE0980">
          <w:rPr>
            <w:noProof/>
          </w:rPr>
          <w:t xml:space="preserve"> </w:t>
        </w:r>
      </w:ins>
      <w:del w:id="46" w:author="Dr. Kocsis Gergely" w:date="2021-11-07T20:33:00Z">
        <w:r w:rsidRPr="00B87A3A" w:rsidDel="00BE0980">
          <w:rPr>
            <w:noProof/>
          </w:rPr>
          <w:delText xml:space="preserve"> -</w:delText>
        </w:r>
      </w:del>
      <w:r w:rsidRPr="00B87A3A">
        <w:rPr>
          <w:noProof/>
        </w:rPr>
        <w:t>kártya kiválasztására, de azt kimenetként kell tartani, különben az SPI interfész nem fog működni.</w:t>
      </w:r>
      <w:r>
        <w:rPr>
          <w:noProof/>
        </w:rPr>
        <w:t xml:space="preserve"> A pajzs szabványos RJ45 ethernet aljzatot biztosít.</w:t>
      </w:r>
    </w:p>
    <w:p w14:paraId="4F9C21D7" w14:textId="77777777" w:rsidR="00D57497" w:rsidRDefault="00D57497" w:rsidP="003C2D3F">
      <w:pPr>
        <w:pStyle w:val="Szvegtrzs"/>
        <w:rPr>
          <w:noProof/>
        </w:rPr>
      </w:pPr>
      <w:r>
        <w:rPr>
          <w:noProof/>
        </w:rPr>
        <w:t>M</w:t>
      </w:r>
      <w:r w:rsidRPr="00B87A3A">
        <w:rPr>
          <w:noProof/>
        </w:rPr>
        <w:t xml:space="preserve">ivel a W5100 és az SD kártya megosztja az SPI buszt, egyszerre csak egy lehet aktív. Ha mindkét perifériát használja a program, erről a megfelelő könyvtáraknak kell gondoskodniuk. Ha azonban nem a program egyik perifériáját </w:t>
      </w:r>
      <w:r>
        <w:rPr>
          <w:noProof/>
        </w:rPr>
        <w:t xml:space="preserve">sem </w:t>
      </w:r>
      <w:r w:rsidRPr="00B87A3A">
        <w:rPr>
          <w:noProof/>
        </w:rPr>
        <w:t xml:space="preserve">használja, akkor kifejezetten törölni kell a kijelölést. </w:t>
      </w:r>
      <w:r>
        <w:rPr>
          <w:noProof/>
        </w:rPr>
        <w:t xml:space="preserve">Az </w:t>
      </w:r>
      <w:r w:rsidRPr="00B87A3A">
        <w:rPr>
          <w:noProof/>
        </w:rPr>
        <w:t>SD-kárty</w:t>
      </w:r>
      <w:r>
        <w:rPr>
          <w:noProof/>
        </w:rPr>
        <w:t>a esetén</w:t>
      </w:r>
      <w:r w:rsidRPr="00B87A3A">
        <w:rPr>
          <w:noProof/>
        </w:rPr>
        <w:t xml:space="preserve"> a 4-es tűt </w:t>
      </w:r>
      <w:r>
        <w:rPr>
          <w:noProof/>
        </w:rPr>
        <w:t xml:space="preserve"> be kell állítani </w:t>
      </w:r>
      <w:r w:rsidRPr="00B87A3A">
        <w:rPr>
          <w:noProof/>
        </w:rPr>
        <w:t>kimenetként, magas érték</w:t>
      </w:r>
      <w:r>
        <w:rPr>
          <w:noProof/>
        </w:rPr>
        <w:t>kel.</w:t>
      </w:r>
      <w:r w:rsidRPr="00B87A3A">
        <w:rPr>
          <w:noProof/>
        </w:rPr>
        <w:t xml:space="preserve"> A W5100 esetében állítsa a 10</w:t>
      </w:r>
      <w:r>
        <w:rPr>
          <w:noProof/>
        </w:rPr>
        <w:t>-</w:t>
      </w:r>
      <w:r w:rsidRPr="00B87A3A">
        <w:rPr>
          <w:noProof/>
        </w:rPr>
        <w:t xml:space="preserve">es digitális tűt </w:t>
      </w:r>
      <w:r>
        <w:rPr>
          <w:noProof/>
        </w:rPr>
        <w:t>magas értékű</w:t>
      </w:r>
      <w:r w:rsidRPr="00B87A3A">
        <w:rPr>
          <w:noProof/>
        </w:rPr>
        <w:t xml:space="preserve"> kimenetre</w:t>
      </w:r>
      <w:r>
        <w:rPr>
          <w:noProof/>
        </w:rPr>
        <w:t xml:space="preserve"> kell állítani</w:t>
      </w:r>
      <w:r w:rsidRPr="00B87A3A">
        <w:rPr>
          <w:noProof/>
        </w:rPr>
        <w:t>.</w:t>
      </w:r>
    </w:p>
    <w:p w14:paraId="0F3FF4A4" w14:textId="77777777" w:rsidR="00D57497" w:rsidRDefault="00D57497" w:rsidP="003C2D3F">
      <w:pPr>
        <w:pStyle w:val="Szvegtrzs"/>
        <w:ind w:firstLine="0"/>
        <w:rPr>
          <w:noProof/>
        </w:rPr>
      </w:pPr>
      <w:r>
        <w:rPr>
          <w:noProof/>
        </w:rPr>
        <w:t>Az Arduino Ethernet Shield R3 általános jellemzői:</w:t>
      </w:r>
    </w:p>
    <w:p w14:paraId="2398FE8A" w14:textId="77777777" w:rsidR="00D57497" w:rsidRDefault="00D57497" w:rsidP="003C2D3F">
      <w:pPr>
        <w:pStyle w:val="Szvegtrzs"/>
        <w:numPr>
          <w:ilvl w:val="0"/>
          <w:numId w:val="9"/>
        </w:numPr>
        <w:rPr>
          <w:noProof/>
        </w:rPr>
      </w:pPr>
      <w:r>
        <w:rPr>
          <w:noProof/>
        </w:rPr>
        <w:t>Arduino táblát igényel (nem tartozék)</w:t>
      </w:r>
    </w:p>
    <w:p w14:paraId="3F69A822" w14:textId="77777777" w:rsidR="00D57497" w:rsidRDefault="00D57497" w:rsidP="003C2D3F">
      <w:pPr>
        <w:pStyle w:val="Szvegtrzs"/>
        <w:numPr>
          <w:ilvl w:val="0"/>
          <w:numId w:val="9"/>
        </w:numPr>
        <w:rPr>
          <w:noProof/>
        </w:rPr>
      </w:pPr>
      <w:r>
        <w:rPr>
          <w:noProof/>
        </w:rPr>
        <w:t>Üzemi feszültség 5V (az Arduino Boardról)</w:t>
      </w:r>
    </w:p>
    <w:p w14:paraId="5363FC70" w14:textId="77777777" w:rsidR="00D57497" w:rsidRDefault="00D57497" w:rsidP="003C2D3F">
      <w:pPr>
        <w:pStyle w:val="Szvegtrzs"/>
        <w:numPr>
          <w:ilvl w:val="0"/>
          <w:numId w:val="9"/>
        </w:numPr>
        <w:rPr>
          <w:noProof/>
        </w:rPr>
      </w:pPr>
      <w:r>
        <w:rPr>
          <w:noProof/>
        </w:rPr>
        <w:t>Ethernet vezérlő: W5100 belső 16K pufferrel</w:t>
      </w:r>
    </w:p>
    <w:p w14:paraId="3DD83798" w14:textId="77777777" w:rsidR="00D57497" w:rsidRDefault="00D57497" w:rsidP="003C2D3F">
      <w:pPr>
        <w:pStyle w:val="Szvegtrzs"/>
        <w:numPr>
          <w:ilvl w:val="0"/>
          <w:numId w:val="9"/>
        </w:numPr>
        <w:rPr>
          <w:noProof/>
        </w:rPr>
      </w:pPr>
      <w:r>
        <w:rPr>
          <w:noProof/>
        </w:rPr>
        <w:t>Csatlakozási sebesség: 10/100Mb</w:t>
      </w:r>
    </w:p>
    <w:p w14:paraId="2AD99311" w14:textId="77777777" w:rsidR="00D57497" w:rsidRDefault="00D57497" w:rsidP="003C2D3F">
      <w:pPr>
        <w:pStyle w:val="Szvegtrzs"/>
        <w:numPr>
          <w:ilvl w:val="0"/>
          <w:numId w:val="9"/>
        </w:numPr>
        <w:rPr>
          <w:noProof/>
        </w:rPr>
      </w:pPr>
      <w:r>
        <w:rPr>
          <w:noProof/>
        </w:rPr>
        <w:t>Kapcsolat az Arduino-val az SPI porton</w:t>
      </w:r>
    </w:p>
    <w:p w14:paraId="2C1684C6" w14:textId="77777777" w:rsidR="00D57497" w:rsidRDefault="00D57497" w:rsidP="003C2D3F">
      <w:pPr>
        <w:pStyle w:val="Szvegtrzs"/>
        <w:ind w:firstLine="0"/>
        <w:rPr>
          <w:noProof/>
        </w:rPr>
      </w:pPr>
      <w:r w:rsidRPr="005301F6">
        <w:rPr>
          <w:noProof/>
        </w:rPr>
        <w:t>A pajzs számos tájékoztató LED -et tartalmaz:</w:t>
      </w:r>
    </w:p>
    <w:p w14:paraId="76F067A2" w14:textId="77777777" w:rsidR="00D57497" w:rsidRDefault="00D57497" w:rsidP="003C2D3F">
      <w:pPr>
        <w:pStyle w:val="Szvegtrzs"/>
        <w:numPr>
          <w:ilvl w:val="0"/>
          <w:numId w:val="9"/>
        </w:numPr>
        <w:rPr>
          <w:noProof/>
        </w:rPr>
      </w:pPr>
      <w:r>
        <w:rPr>
          <w:noProof/>
        </w:rPr>
        <w:t>PWR: azt jelzi, hogy a tábla és a pajzs áram alatt van</w:t>
      </w:r>
    </w:p>
    <w:p w14:paraId="7FC4AB88" w14:textId="77777777" w:rsidR="00D57497" w:rsidRDefault="00D57497" w:rsidP="003C2D3F">
      <w:pPr>
        <w:pStyle w:val="Szvegtrzs"/>
        <w:numPr>
          <w:ilvl w:val="0"/>
          <w:numId w:val="9"/>
        </w:numPr>
        <w:rPr>
          <w:noProof/>
        </w:rPr>
      </w:pPr>
      <w:r>
        <w:rPr>
          <w:noProof/>
        </w:rPr>
        <w:t>LINK: jelzi a hálózati kapcsolat jelenlétét, és villog, amikor a pajzs adatokat továbbít vagy fogad</w:t>
      </w:r>
    </w:p>
    <w:p w14:paraId="36F58003" w14:textId="77777777" w:rsidR="00D57497" w:rsidRDefault="00D57497" w:rsidP="003C2D3F">
      <w:pPr>
        <w:pStyle w:val="Szvegtrzs"/>
        <w:numPr>
          <w:ilvl w:val="0"/>
          <w:numId w:val="9"/>
        </w:numPr>
        <w:rPr>
          <w:noProof/>
        </w:rPr>
      </w:pPr>
      <w:r>
        <w:rPr>
          <w:noProof/>
        </w:rPr>
        <w:t>FULLD: azt jelzi, hogy a hálózati kapcsolat full duplex</w:t>
      </w:r>
    </w:p>
    <w:p w14:paraId="033CB375" w14:textId="77777777" w:rsidR="00D57497" w:rsidRDefault="00D57497" w:rsidP="003C2D3F">
      <w:pPr>
        <w:pStyle w:val="Szvegtrzs"/>
        <w:numPr>
          <w:ilvl w:val="0"/>
          <w:numId w:val="9"/>
        </w:numPr>
        <w:rPr>
          <w:noProof/>
        </w:rPr>
      </w:pPr>
      <w:r>
        <w:rPr>
          <w:noProof/>
        </w:rPr>
        <w:t>100 M: 100 Mb/s hálózati kapcsolat jelenlétét jelzi (szemben a 10 Mb/s -mal)</w:t>
      </w:r>
    </w:p>
    <w:p w14:paraId="4ABD441A" w14:textId="77777777" w:rsidR="00D57497" w:rsidRDefault="00D57497" w:rsidP="003C2D3F">
      <w:pPr>
        <w:pStyle w:val="Szvegtrzs"/>
        <w:numPr>
          <w:ilvl w:val="0"/>
          <w:numId w:val="9"/>
        </w:numPr>
        <w:rPr>
          <w:noProof/>
        </w:rPr>
      </w:pPr>
      <w:r>
        <w:rPr>
          <w:noProof/>
        </w:rPr>
        <w:t>RX: villog, ha a pajzs adatokat fogad</w:t>
      </w:r>
    </w:p>
    <w:p w14:paraId="59EA86EB" w14:textId="77777777" w:rsidR="00D57497" w:rsidRDefault="00D57497" w:rsidP="003C2D3F">
      <w:pPr>
        <w:pStyle w:val="Szvegtrzs"/>
        <w:numPr>
          <w:ilvl w:val="0"/>
          <w:numId w:val="9"/>
        </w:numPr>
        <w:rPr>
          <w:noProof/>
        </w:rPr>
      </w:pPr>
      <w:r>
        <w:rPr>
          <w:noProof/>
        </w:rPr>
        <w:t>TX: villog, ha a pajzs adatokat küld</w:t>
      </w:r>
    </w:p>
    <w:p w14:paraId="1546BE50" w14:textId="77777777" w:rsidR="00D57497" w:rsidRDefault="00D57497" w:rsidP="003C2D3F">
      <w:pPr>
        <w:pStyle w:val="Szvegtrzs"/>
        <w:numPr>
          <w:ilvl w:val="0"/>
          <w:numId w:val="9"/>
        </w:numPr>
        <w:rPr>
          <w:noProof/>
        </w:rPr>
      </w:pPr>
      <w:r>
        <w:rPr>
          <w:noProof/>
        </w:rPr>
        <w:t>COLL: villog, ha hálózati ütközést észlel</w:t>
      </w:r>
    </w:p>
    <w:p w14:paraId="55FFCDD7" w14:textId="77777777" w:rsidR="00D57497" w:rsidRDefault="00D57497" w:rsidP="003C2D3F">
      <w:pPr>
        <w:pStyle w:val="Cmsor2"/>
        <w:spacing w:after="0"/>
      </w:pPr>
      <w:r>
        <w:lastRenderedPageBreak/>
        <w:t>HC-SR501 PIR</w:t>
      </w:r>
    </w:p>
    <w:p w14:paraId="51889595" w14:textId="29609000" w:rsidR="00D57497" w:rsidRDefault="00D57497" w:rsidP="003C2D3F">
      <w:pPr>
        <w:pStyle w:val="Szvegtrzs"/>
      </w:pPr>
      <w:r>
        <w:t>A HC-SR501 PIR mozgásérzékelő érzékelő modul lehetővé teszi a mozgás érzékelését (4. ábra). Szinte mindig arra használják, hogy érzékeljék az emberi test mozgását az érzékelő hatótávolságán belül</w:t>
      </w:r>
      <w:ins w:id="47" w:author="Balázs Dán" w:date="2021-11-09T17:20:00Z">
        <w:r w:rsidR="00953947">
          <w:t xml:space="preserve"> </w:t>
        </w:r>
        <w:r w:rsidR="00953947">
          <w:fldChar w:fldCharType="begin"/>
        </w:r>
        <w:r w:rsidR="00953947">
          <w:instrText xml:space="preserve"> REF _Ref87370871 \r \h </w:instrText>
        </w:r>
      </w:ins>
      <w:r w:rsidR="00953947">
        <w:fldChar w:fldCharType="separate"/>
      </w:r>
      <w:ins w:id="48" w:author="Balázs Dán" w:date="2021-11-09T17:20:00Z">
        <w:r w:rsidR="00953947">
          <w:t>[6]</w:t>
        </w:r>
        <w:r w:rsidR="00953947">
          <w:fldChar w:fldCharType="end"/>
        </w:r>
      </w:ins>
      <w:r>
        <w:t xml:space="preserve">. </w:t>
      </w:r>
    </w:p>
    <w:p w14:paraId="7FDF6538" w14:textId="77777777" w:rsidR="00D57497" w:rsidRDefault="00D57497" w:rsidP="003C2D3F">
      <w:pPr>
        <w:pStyle w:val="Szvegtrzs"/>
        <w:ind w:firstLine="0"/>
        <w:jc w:val="center"/>
      </w:pPr>
      <w:r>
        <w:rPr>
          <w:noProof/>
        </w:rPr>
        <w:drawing>
          <wp:anchor distT="0" distB="0" distL="114300" distR="114300" simplePos="0" relativeHeight="251680768" behindDoc="0" locked="0" layoutInCell="1" allowOverlap="1" wp14:anchorId="50694373" wp14:editId="3FCF204B">
            <wp:simplePos x="0" y="0"/>
            <wp:positionH relativeFrom="margin">
              <wp:align>center</wp:align>
            </wp:positionH>
            <wp:positionV relativeFrom="paragraph">
              <wp:posOffset>4031</wp:posOffset>
            </wp:positionV>
            <wp:extent cx="2862470" cy="1635697"/>
            <wp:effectExtent l="0" t="0" r="0" b="3175"/>
            <wp:wrapTopAndBottom/>
            <wp:docPr id="23" name="Kép 2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a:hlinkClick r:id="rId19"/>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2470" cy="1635697"/>
                    </a:xfrm>
                    <a:prstGeom prst="rect">
                      <a:avLst/>
                    </a:prstGeom>
                  </pic:spPr>
                </pic:pic>
              </a:graphicData>
            </a:graphic>
          </wp:anchor>
        </w:drawing>
      </w:r>
      <w:r>
        <w:t>4.ábra: HC-SR501 PIR mozgásérzékelő</w:t>
      </w:r>
    </w:p>
    <w:p w14:paraId="383B0B5B" w14:textId="77777777" w:rsidR="00D57497" w:rsidRDefault="00D57497" w:rsidP="003C2D3F">
      <w:pPr>
        <w:pStyle w:val="Szvegtrzs"/>
        <w:ind w:firstLine="0"/>
      </w:pPr>
    </w:p>
    <w:p w14:paraId="4C2F7F32" w14:textId="77777777" w:rsidR="00D57497" w:rsidRDefault="00D57497" w:rsidP="003C2D3F">
      <w:pPr>
        <w:pStyle w:val="Szvegtrzs"/>
        <w:ind w:firstLine="426"/>
      </w:pPr>
      <w:r w:rsidRPr="00A51736">
        <w:t xml:space="preserve">A PIR érzékelőt kifejezetten az </w:t>
      </w:r>
      <w:del w:id="49" w:author="Dr. Kocsis Gergely" w:date="2021-11-07T20:35:00Z">
        <w:r w:rsidRPr="00A51736" w:rsidDel="00D57E57">
          <w:delText xml:space="preserve"> </w:delText>
        </w:r>
      </w:del>
      <w:r w:rsidRPr="00A51736">
        <w:t>infravörös sugárzás érzékelésére tervezték. Alapvetően két fő részből áll: egy piroelektromos érzékelőből és egy speciális, Fresnel lencséből, amely az infravörös jeleket a piroelektromos érzékelőre fókuszálja.</w:t>
      </w:r>
    </w:p>
    <w:p w14:paraId="552F7289" w14:textId="77777777" w:rsidR="00D57497" w:rsidRDefault="00D57497" w:rsidP="003C2D3F">
      <w:pPr>
        <w:pStyle w:val="Szvegtrzs"/>
        <w:ind w:firstLine="426"/>
      </w:pPr>
      <w:r>
        <w:t>Ezek a mozgásérzékelők a</w:t>
      </w:r>
      <w:r w:rsidRPr="00E73918">
        <w:t>lacsony fogyasztásúak és olcsóak, meglehetősen strapabíróak, széles lencse-választékkal rendelkeznek, könnyen kezelhetők és őrülten népszerűek a hobbisták körében.</w:t>
      </w:r>
      <w:r>
        <w:t xml:space="preserve"> </w:t>
      </w:r>
      <w:r w:rsidRPr="00E73918">
        <w:t>A HC-SR501 PIR érzékelőnek három kimeneti csapja van: VCC, kimenet és földelés</w:t>
      </w:r>
      <w:r>
        <w:t xml:space="preserve">. </w:t>
      </w:r>
    </w:p>
    <w:p w14:paraId="1849D5A7" w14:textId="77777777" w:rsidR="00D57497" w:rsidRDefault="00D57497" w:rsidP="003C2D3F">
      <w:pPr>
        <w:pStyle w:val="Szvegtrzs"/>
        <w:numPr>
          <w:ilvl w:val="0"/>
          <w:numId w:val="9"/>
        </w:numPr>
      </w:pPr>
      <w:r>
        <w:t xml:space="preserve">A VCC a HC-SR501 PIR érzékelő tápegysége, amelyhez csatlakoztatjuk az 5 V-os csatlakozót az Arduino-n. </w:t>
      </w:r>
    </w:p>
    <w:p w14:paraId="63962003" w14:textId="77777777" w:rsidR="00D57497" w:rsidRDefault="00D57497" w:rsidP="003C2D3F">
      <w:pPr>
        <w:pStyle w:val="Szvegtrzs"/>
        <w:numPr>
          <w:ilvl w:val="0"/>
          <w:numId w:val="9"/>
        </w:numPr>
      </w:pPr>
      <w:r>
        <w:t>A kimeneti tű egy 3.3V -os TTL logikai kimenet. A LOW azt jelzi, hogy nincs mozgás, a HIGH azt jelenti, hogy bizonyos mozgást észlelt.</w:t>
      </w:r>
    </w:p>
    <w:p w14:paraId="115703B6" w14:textId="77777777" w:rsidR="00D57497" w:rsidRDefault="00D57497" w:rsidP="003C2D3F">
      <w:pPr>
        <w:pStyle w:val="Szvegtrzs"/>
        <w:numPr>
          <w:ilvl w:val="0"/>
          <w:numId w:val="9"/>
        </w:numPr>
      </w:pPr>
      <w:r>
        <w:t>A GND -t csatlakoztatni kell az Arduino földjéhez.</w:t>
      </w:r>
    </w:p>
    <w:p w14:paraId="523610D1" w14:textId="77777777" w:rsidR="00D57497" w:rsidRDefault="00D57497" w:rsidP="003C2D3F">
      <w:pPr>
        <w:pStyle w:val="Szvegtrzs"/>
        <w:ind w:firstLine="0"/>
      </w:pPr>
    </w:p>
    <w:p w14:paraId="7F300880" w14:textId="77777777" w:rsidR="00D57497" w:rsidRDefault="00D57497" w:rsidP="003C2D3F">
      <w:pPr>
        <w:pStyle w:val="Szvegtrzs"/>
        <w:ind w:firstLine="360"/>
      </w:pPr>
      <w:r w:rsidRPr="00E73918">
        <w:t xml:space="preserve">Beépített feszültségszabályzóval rendelkezik, így bármilyen egyenáramú, 4,5 és 12 volt közötti feszültségről táplálható, </w:t>
      </w:r>
      <w:r>
        <w:t xml:space="preserve">de </w:t>
      </w:r>
      <w:r w:rsidRPr="00E73918">
        <w:t>általában 5 V-ot használ.</w:t>
      </w:r>
      <w:r>
        <w:t xml:space="preserve"> A modul beépített piroelektromos érzékelővel, kondicionáló áramkörrel és kupola alakú Fresnel lencsével rendelkezik.</w:t>
      </w:r>
    </w:p>
    <w:p w14:paraId="70C309E3" w14:textId="77777777" w:rsidR="00D57497" w:rsidRDefault="00D57497" w:rsidP="003C2D3F">
      <w:pPr>
        <w:pStyle w:val="Szvegtrzs"/>
        <w:ind w:firstLine="360"/>
      </w:pPr>
      <w:r w:rsidRPr="00590CA6">
        <w:t xml:space="preserve">A </w:t>
      </w:r>
      <w:r>
        <w:t>board-on</w:t>
      </w:r>
      <w:r w:rsidRPr="00590CA6">
        <w:t xml:space="preserve"> két potenciométer található néhány paraméter beállításához</w:t>
      </w:r>
      <w:r>
        <w:t xml:space="preserve"> (5. ábra)</w:t>
      </w:r>
      <w:r w:rsidRPr="00590CA6">
        <w:t>:</w:t>
      </w:r>
    </w:p>
    <w:p w14:paraId="055F3F2E" w14:textId="77777777" w:rsidR="00D57497" w:rsidRDefault="00D57497" w:rsidP="003C2D3F">
      <w:pPr>
        <w:pStyle w:val="Szvegtrzs"/>
        <w:numPr>
          <w:ilvl w:val="0"/>
          <w:numId w:val="9"/>
        </w:numPr>
      </w:pPr>
      <w:r w:rsidRPr="00022326">
        <w:rPr>
          <w:b/>
          <w:bCs/>
          <w:i/>
          <w:iCs/>
        </w:rPr>
        <w:lastRenderedPageBreak/>
        <w:t>Érzékenység</w:t>
      </w:r>
      <w:r>
        <w:t xml:space="preserve"> - Ez határozza meg a mozgás maximális észlelhető távolságát. 3 métertől körülbelül 7 méterig terjed. A szoba topológiája befolyásolhatja az elért tényleges hatótávolságot.</w:t>
      </w:r>
    </w:p>
    <w:p w14:paraId="320788FA" w14:textId="77777777" w:rsidR="00D57497" w:rsidRDefault="00D57497" w:rsidP="003C2D3F">
      <w:pPr>
        <w:pStyle w:val="Szvegtrzs"/>
        <w:numPr>
          <w:ilvl w:val="0"/>
          <w:numId w:val="9"/>
        </w:numPr>
      </w:pPr>
      <w:r w:rsidRPr="00022326">
        <w:rPr>
          <w:b/>
          <w:bCs/>
          <w:i/>
          <w:iCs/>
        </w:rPr>
        <w:t>Idő</w:t>
      </w:r>
      <w:r>
        <w:t xml:space="preserve"> - Ez határozza meg, hogy mennyi ideig maradjon a kimenet MAGAS az észlelés után. Minimum 3 másodperc, maximum 300 másodperc vagy 5 perc.</w:t>
      </w:r>
    </w:p>
    <w:p w14:paraId="661E9A50" w14:textId="77777777" w:rsidR="00D57497" w:rsidRDefault="00D57497" w:rsidP="003C2D3F">
      <w:pPr>
        <w:pStyle w:val="Szvegtrzs"/>
        <w:ind w:firstLine="360"/>
      </w:pPr>
      <w:r>
        <w:rPr>
          <w:noProof/>
        </w:rPr>
        <w:drawing>
          <wp:anchor distT="0" distB="0" distL="114300" distR="114300" simplePos="0" relativeHeight="251661312" behindDoc="0" locked="0" layoutInCell="1" allowOverlap="1" wp14:anchorId="445223CB" wp14:editId="3DFBA84A">
            <wp:simplePos x="0" y="0"/>
            <wp:positionH relativeFrom="margin">
              <wp:align>center</wp:align>
            </wp:positionH>
            <wp:positionV relativeFrom="paragraph">
              <wp:posOffset>4173</wp:posOffset>
            </wp:positionV>
            <wp:extent cx="5255288" cy="3895324"/>
            <wp:effectExtent l="0" t="0" r="2540" b="0"/>
            <wp:wrapTopAndBottom/>
            <wp:docPr id="18" name="Kép 18">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5255288" cy="3895324"/>
                    </a:xfrm>
                    <a:prstGeom prst="rect">
                      <a:avLst/>
                    </a:prstGeom>
                  </pic:spPr>
                </pic:pic>
              </a:graphicData>
            </a:graphic>
          </wp:anchor>
        </w:drawing>
      </w:r>
    </w:p>
    <w:p w14:paraId="3F12D172" w14:textId="42BCBB2F" w:rsidR="00D57497" w:rsidRDefault="00D57497" w:rsidP="003C2D3F">
      <w:pPr>
        <w:pStyle w:val="Szvegtrzs"/>
        <w:ind w:firstLine="0"/>
        <w:jc w:val="center"/>
      </w:pPr>
      <w:r>
        <w:t>5.ábra:</w:t>
      </w:r>
      <w:ins w:id="50" w:author="Dr. Kocsis Gergely" w:date="2021-11-07T20:39:00Z">
        <w:r w:rsidR="000B2B56">
          <w:t xml:space="preserve"> </w:t>
        </w:r>
      </w:ins>
      <w:r>
        <w:t>PIR mozgásérzékelő szenzor</w:t>
      </w:r>
    </w:p>
    <w:p w14:paraId="4FF9C8D9" w14:textId="77777777" w:rsidR="00D57497" w:rsidRDefault="00D57497" w:rsidP="003C2D3F">
      <w:pPr>
        <w:pStyle w:val="Szvegtrzs"/>
      </w:pPr>
      <w:r>
        <w:t>Végül a táblán van egy jumper (egyes modelleknél a jumper nincs beforrasztva). Két beállítása van:</w:t>
      </w:r>
    </w:p>
    <w:p w14:paraId="3C9AFCC8" w14:textId="77777777" w:rsidR="00D57497" w:rsidRDefault="00D57497" w:rsidP="003C2D3F">
      <w:pPr>
        <w:pStyle w:val="Szvegtrzs"/>
        <w:numPr>
          <w:ilvl w:val="0"/>
          <w:numId w:val="9"/>
        </w:numPr>
      </w:pPr>
      <w:r w:rsidRPr="006A51BA">
        <w:t>H– Ez a Hold/</w:t>
      </w:r>
      <w:r>
        <w:t>Repeat</w:t>
      </w:r>
      <w:r w:rsidRPr="006A51BA">
        <w:t>/</w:t>
      </w:r>
      <w:r>
        <w:t>Retriggering.</w:t>
      </w:r>
      <w:r w:rsidRPr="006A51BA">
        <w:t xml:space="preserve"> Ebben a helyzetben a HC-SR501 továbbra is HIGH jelet bocsát ki mindaddig, amíg a mozgást érzékeli.</w:t>
      </w:r>
    </w:p>
    <w:p w14:paraId="5D2DD2E4" w14:textId="248F09EB" w:rsidR="000C1486" w:rsidRDefault="00D57497" w:rsidP="003C2D3F">
      <w:pPr>
        <w:pStyle w:val="Szvegtrzs"/>
        <w:numPr>
          <w:ilvl w:val="0"/>
          <w:numId w:val="9"/>
        </w:numPr>
      </w:pPr>
      <w:r w:rsidRPr="006A51BA">
        <w:t>L– Ez a</w:t>
      </w:r>
      <w:r>
        <w:t>z Intermittent (szakaszos) vagy No-Repeat/Non-Retriggering</w:t>
      </w:r>
      <w:r w:rsidRPr="006A51BA">
        <w:t>. Ebben a helyzetben a kimenet MAGAS marad a TIME potenciométer beállításával beállított ideig.</w:t>
      </w:r>
    </w:p>
    <w:p w14:paraId="1E7C3F22" w14:textId="77777777" w:rsidR="000C1486" w:rsidRDefault="000C1486" w:rsidP="003C2D3F">
      <w:pPr>
        <w:pStyle w:val="Szvegtrzs"/>
        <w:ind w:firstLine="0"/>
      </w:pPr>
    </w:p>
    <w:p w14:paraId="237AD43B" w14:textId="77777777" w:rsidR="000C1486" w:rsidRDefault="000C1486" w:rsidP="003C2D3F">
      <w:pPr>
        <w:pStyle w:val="Szvegtrzs"/>
        <w:numPr>
          <w:ilvl w:val="0"/>
          <w:numId w:val="9"/>
        </w:numPr>
        <w:sectPr w:rsidR="000C1486" w:rsidSect="00222C10">
          <w:pgSz w:w="11906" w:h="16838"/>
          <w:pgMar w:top="1701" w:right="1134" w:bottom="1701" w:left="1701" w:header="709" w:footer="709" w:gutter="567"/>
          <w:cols w:space="708"/>
          <w:docGrid w:linePitch="360"/>
        </w:sectPr>
      </w:pPr>
    </w:p>
    <w:p w14:paraId="7ED56231" w14:textId="77777777" w:rsidR="00D57497" w:rsidRDefault="00D57497" w:rsidP="003C2D3F">
      <w:pPr>
        <w:pStyle w:val="Szvegtrzs"/>
        <w:ind w:firstLine="0"/>
      </w:pPr>
      <w:r>
        <w:lastRenderedPageBreak/>
        <w:t>A PIR alapú alkalmazások tervezése előtt megfontolandó dolgok:</w:t>
      </w:r>
    </w:p>
    <w:p w14:paraId="5B24E869" w14:textId="77777777" w:rsidR="00D57497" w:rsidRDefault="00D57497" w:rsidP="003C2D3F">
      <w:pPr>
        <w:pStyle w:val="Szvegtrzs"/>
        <w:numPr>
          <w:ilvl w:val="0"/>
          <w:numId w:val="21"/>
        </w:numPr>
      </w:pPr>
      <w:r>
        <w:t>A legtöbb PIR érzékelőhöz hasonlóan a HC-SR501-nek is időre van szüksége ahhoz, hogy akklimatizálódjon a helyiség infravörös energiájához. Ez 30-60 másodpercig tart az érzékelő első bekapcsolásakor.</w:t>
      </w:r>
    </w:p>
    <w:p w14:paraId="31F4F2AA" w14:textId="77777777" w:rsidR="00D57497" w:rsidRDefault="00D57497" w:rsidP="003C2D3F">
      <w:pPr>
        <w:pStyle w:val="Szvegtrzs"/>
        <w:numPr>
          <w:ilvl w:val="0"/>
          <w:numId w:val="21"/>
        </w:numPr>
      </w:pPr>
      <w:r>
        <w:t>Ezenkívül az érzékelő körülbelül 5 vagy 6 másodperces „visszaállítási” periódussal rendelkezik a leolvasás után. Ez idő alatt nem érzékel semmilyen mozgást.</w:t>
      </w:r>
    </w:p>
    <w:p w14:paraId="1D0E3A87" w14:textId="77777777" w:rsidR="00D57497" w:rsidRDefault="00D57497" w:rsidP="003C2D3F">
      <w:pPr>
        <w:pStyle w:val="Szvegtrzs"/>
        <w:numPr>
          <w:ilvl w:val="0"/>
          <w:numId w:val="21"/>
        </w:numPr>
      </w:pPr>
      <w:r>
        <w:t>A HC-SR501-en alapuló rendszer tervezésekor figyelembe kell vennie ezeket a késleltetési időszakokat.</w:t>
      </w:r>
    </w:p>
    <w:p w14:paraId="45E80D8E"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725CE97C" w14:textId="77777777" w:rsidR="00D57497" w:rsidRDefault="00D57497" w:rsidP="003C2D3F">
      <w:pPr>
        <w:pStyle w:val="Cmsor1"/>
        <w:spacing w:after="0" w:line="360" w:lineRule="auto"/>
      </w:pPr>
      <w:r>
        <w:lastRenderedPageBreak/>
        <w:t>Előkészületek</w:t>
      </w:r>
    </w:p>
    <w:p w14:paraId="71761F46" w14:textId="63643C23" w:rsidR="00D57497" w:rsidRPr="005C0DE4" w:rsidRDefault="00D57497" w:rsidP="003C2D3F">
      <w:pPr>
        <w:pStyle w:val="Szvegtrzs"/>
        <w:ind w:firstLine="426"/>
      </w:pPr>
      <w:r>
        <w:t xml:space="preserve">A hardverek összeállítását a szükséges program(ok) telepítésével kezdtem. Az Arduino IDE-t a hardverek leprogramozásához, míg az applikáció fejlesztéséhez a React Native-t használtam. A backend-et a </w:t>
      </w:r>
      <w:del w:id="51" w:author="Dr. Kocsis Gergely" w:date="2021-11-07T20:42:00Z">
        <w:r w:rsidDel="00EC68AB">
          <w:delText xml:space="preserve">php </w:delText>
        </w:r>
      </w:del>
      <w:ins w:id="52" w:author="Dr. Kocsis Gergely" w:date="2021-11-07T20:42:00Z">
        <w:r w:rsidR="00EC68AB">
          <w:t xml:space="preserve">PHP </w:t>
        </w:r>
      </w:ins>
      <w:r>
        <w:t>szkriptnyelven írtam, amelyet az Atom nevű szoftverben fejlesztettem. Az XAMPP szoftverrel létrehoztam egy helyi kiszolgálót (localhost), amelyen keresztül a phpMyAdmin-t használva dolgoztam ki adatbázisrendszeremet. A szakdolgozatom egyes kapcsolási rajzait a Fritzing nevű alkalmazással készítettem el.</w:t>
      </w:r>
    </w:p>
    <w:p w14:paraId="5B9AA98D" w14:textId="77777777" w:rsidR="00D57497" w:rsidRDefault="00D57497" w:rsidP="003C2D3F">
      <w:pPr>
        <w:pStyle w:val="Cmsor2"/>
        <w:spacing w:after="0"/>
      </w:pPr>
      <w:r>
        <w:t>Arduino IDE Software</w:t>
      </w:r>
    </w:p>
    <w:p w14:paraId="5767806E" w14:textId="7B6D1FEE" w:rsidR="00D57497" w:rsidRDefault="00DA24DB" w:rsidP="003C2D3F">
      <w:pPr>
        <w:pStyle w:val="Szvegtrzs"/>
      </w:pPr>
      <w:r>
        <w:rPr>
          <w:noProof/>
        </w:rPr>
        <w:drawing>
          <wp:anchor distT="0" distB="0" distL="114300" distR="114300" simplePos="0" relativeHeight="251692032" behindDoc="0" locked="0" layoutInCell="1" allowOverlap="1" wp14:anchorId="188AFE8D" wp14:editId="3090E671">
            <wp:simplePos x="0" y="0"/>
            <wp:positionH relativeFrom="margin">
              <wp:align>center</wp:align>
            </wp:positionH>
            <wp:positionV relativeFrom="paragraph">
              <wp:posOffset>2134670</wp:posOffset>
            </wp:positionV>
            <wp:extent cx="3752215" cy="2790825"/>
            <wp:effectExtent l="0" t="0" r="635" b="9525"/>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3">
                      <a:extLst>
                        <a:ext uri="{28A0092B-C50C-407E-A947-70E740481C1C}">
                          <a14:useLocalDpi xmlns:a14="http://schemas.microsoft.com/office/drawing/2010/main" val="0"/>
                        </a:ext>
                      </a:extLst>
                    </a:blip>
                    <a:stretch>
                      <a:fillRect/>
                    </a:stretch>
                  </pic:blipFill>
                  <pic:spPr>
                    <a:xfrm>
                      <a:off x="0" y="0"/>
                      <a:ext cx="3752215" cy="2790825"/>
                    </a:xfrm>
                    <a:prstGeom prst="rect">
                      <a:avLst/>
                    </a:prstGeom>
                  </pic:spPr>
                </pic:pic>
              </a:graphicData>
            </a:graphic>
            <wp14:sizeRelH relativeFrom="margin">
              <wp14:pctWidth>0</wp14:pctWidth>
            </wp14:sizeRelH>
            <wp14:sizeRelV relativeFrom="margin">
              <wp14:pctHeight>0</wp14:pctHeight>
            </wp14:sizeRelV>
          </wp:anchor>
        </w:drawing>
      </w:r>
      <w:r w:rsidR="00D57497" w:rsidRPr="00E07327">
        <w:t>Az Arduino</w:t>
      </w:r>
      <w:r w:rsidR="00D57497">
        <w:t xml:space="preserve"> </w:t>
      </w:r>
      <w:r w:rsidR="00D57497" w:rsidRPr="00E07327">
        <w:t>Integrált Fejlesztési Környezet - vagy Arduino Software (IDE) - tartalmaz egy szövegszerkesztőt a kód írásához, egy üzenetterületet, egy szöveges konzolt, egy eszköztárat gombokkal a közös funkciókhoz és menük sorozatát</w:t>
      </w:r>
      <w:del w:id="53" w:author="Balázs Dán" w:date="2021-11-09T17:23:00Z">
        <w:r w:rsidR="00D57497" w:rsidDel="009E0E57">
          <w:delText xml:space="preserve"> </w:delText>
        </w:r>
      </w:del>
      <w:ins w:id="54" w:author="Balázs Dán" w:date="2021-11-09T17:23:00Z">
        <w:r w:rsidR="009E0E57">
          <w:t xml:space="preserve"> </w:t>
        </w:r>
      </w:ins>
      <w:ins w:id="55" w:author="Balázs Dán" w:date="2021-11-09T17:26:00Z">
        <w:r w:rsidR="00100631">
          <w:fldChar w:fldCharType="begin"/>
        </w:r>
        <w:r w:rsidR="00100631">
          <w:instrText xml:space="preserve"> REF _Ref87371207 \r \h </w:instrText>
        </w:r>
      </w:ins>
      <w:r w:rsidR="00100631">
        <w:fldChar w:fldCharType="separate"/>
      </w:r>
      <w:ins w:id="56" w:author="Balázs Dán" w:date="2021-11-09T17:26:00Z">
        <w:r w:rsidR="00100631">
          <w:t>[7]</w:t>
        </w:r>
        <w:r w:rsidR="00100631">
          <w:fldChar w:fldCharType="end"/>
        </w:r>
      </w:ins>
      <w:del w:id="57" w:author="Balázs Dán" w:date="2021-11-09T17:23:00Z">
        <w:r w:rsidR="00D57497" w:rsidDel="009E0E57">
          <w:delText>(6. ábra)</w:delText>
        </w:r>
      </w:del>
      <w:r w:rsidR="00D57497" w:rsidRPr="00E07327">
        <w:t xml:space="preserve">. </w:t>
      </w:r>
      <w:r w:rsidR="00D57497" w:rsidRPr="00437583">
        <w:t>A nyílt forráskódú Arduino szoftver (IDE) megkönnyíti a kód írását és a táblára való feltöltését. Ez a szoftver bármilyen Arduino táblával használható.</w:t>
      </w:r>
      <w:r w:rsidR="00D57497">
        <w:t xml:space="preserve"> </w:t>
      </w:r>
      <w:r w:rsidR="00D57497" w:rsidRPr="00E07327">
        <w:t>Csatlakozik az Arduino hardverhez, hogy programokat töltsön fel és kommunikáljon velük.</w:t>
      </w:r>
      <w:r w:rsidR="00D57497">
        <w:t xml:space="preserve"> Magát a szoftvert könnyedén, pár kattintással az Arduino honlapjáról letölthetjük ingyenesen. Szakdolgozatom írásának idején az Arduino IDE 1.8.13-as verziót használtam</w:t>
      </w:r>
      <w:ins w:id="58" w:author="Balázs Dán" w:date="2021-11-09T17:24:00Z">
        <w:r w:rsidR="009E0E57">
          <w:t xml:space="preserve"> (6. ábra)</w:t>
        </w:r>
      </w:ins>
      <w:r w:rsidR="00D57497">
        <w:t>.</w:t>
      </w:r>
    </w:p>
    <w:p w14:paraId="38B6DF9E" w14:textId="3E2A2460" w:rsidR="00D57497" w:rsidRDefault="00D57497" w:rsidP="003C2D3F">
      <w:pPr>
        <w:pStyle w:val="Szvegtrzs"/>
        <w:ind w:firstLine="0"/>
        <w:jc w:val="center"/>
      </w:pPr>
      <w:r>
        <w:t>6.ábra: Arduino IDE kezelőfelület</w:t>
      </w:r>
    </w:p>
    <w:p w14:paraId="5AAD7A34" w14:textId="77777777" w:rsidR="00D57497" w:rsidRDefault="00D57497" w:rsidP="003C2D3F">
      <w:pPr>
        <w:pStyle w:val="Szvegtrzs"/>
      </w:pPr>
      <w:r w:rsidRPr="0093260A">
        <w:lastRenderedPageBreak/>
        <w:t xml:space="preserve">Az Arduino Software (IDE) segítségével írt programokat </w:t>
      </w:r>
      <w:r>
        <w:t xml:space="preserve">sketch-eknek – </w:t>
      </w:r>
      <w:r w:rsidRPr="0093260A">
        <w:t>vázlatoknak</w:t>
      </w:r>
      <w:r>
        <w:t xml:space="preserve"> – </w:t>
      </w:r>
      <w:r w:rsidRPr="0093260A">
        <w:t xml:space="preserve">nevezzük. Ezek a vázlatok a szövegszerkesztőben íródnak, és az </w:t>
      </w:r>
      <w:r w:rsidRPr="00EC68AB">
        <w:rPr>
          <w:rFonts w:ascii="Consolas" w:hAnsi="Consolas"/>
          <w:sz w:val="22"/>
          <w:szCs w:val="22"/>
          <w:rPrChange w:id="59" w:author="Dr. Kocsis Gergely" w:date="2021-11-07T20:42:00Z">
            <w:rPr/>
          </w:rPrChange>
        </w:rPr>
        <w:t>.ino</w:t>
      </w:r>
      <w:r w:rsidRPr="00EC68AB">
        <w:rPr>
          <w:sz w:val="22"/>
          <w:szCs w:val="22"/>
          <w:rPrChange w:id="60" w:author="Dr. Kocsis Gergely" w:date="2021-11-07T20:42:00Z">
            <w:rPr/>
          </w:rPrChange>
        </w:rPr>
        <w:t xml:space="preserve"> </w:t>
      </w:r>
      <w:r w:rsidRPr="0093260A">
        <w:t>fájlkiterjesztéssel kerülnek mentésre. A szerkesztő funkciókkal rendelkezik a vágáshoz/beillesztéshez és a szöveg kereséséhez/cseréjéhez. Az üzenetterület visszajelzést ad mentés és exportálás közben, valamint hibákat is megjelenít. A konzol megjeleníti az Arduino Software (IDE) által kiadott szöveget, beleértve a teljes hibaüzeneteket és egyéb információkat. Az ablak jobb alsó sarkában megjelenik a konfigurált kártya és soros port. Az eszköztár gombjai lehetővé teszik a programok ellenőrzését és feltöltését, vázlatok létrehozását, megnyitását és mentését, valamint a soros monitor megnyitását.</w:t>
      </w:r>
    </w:p>
    <w:p w14:paraId="4C35F382" w14:textId="77777777" w:rsidR="00D57497" w:rsidRDefault="00D57497" w:rsidP="003C2D3F">
      <w:pPr>
        <w:pStyle w:val="Cmsor2"/>
        <w:spacing w:after="0"/>
      </w:pPr>
      <w:r>
        <w:t>PHP</w:t>
      </w:r>
    </w:p>
    <w:p w14:paraId="4CCB9B2A" w14:textId="4F30F00F" w:rsidR="00D57497" w:rsidRDefault="00D57497" w:rsidP="003C2D3F">
      <w:pPr>
        <w:pStyle w:val="Szvegtrzs"/>
      </w:pPr>
      <w:r w:rsidRPr="00E12F90">
        <w:t>A PHP (rekurzív rövidítése a PHP-nek: Hypertext Preprocessor) egy széles körben használt</w:t>
      </w:r>
      <w:ins w:id="61" w:author="Balázs Dán" w:date="2021-11-09T17:29:00Z">
        <w:r w:rsidR="00CB6136">
          <w:t>,</w:t>
        </w:r>
      </w:ins>
      <w:r w:rsidRPr="00E12F90">
        <w:t xml:space="preserve"> nyílt forráskódú</w:t>
      </w:r>
      <w:ins w:id="62" w:author="Balázs Dán" w:date="2021-11-09T17:29:00Z">
        <w:r w:rsidR="00CB6136">
          <w:t>,</w:t>
        </w:r>
      </w:ins>
      <w:r w:rsidRPr="00E12F90">
        <w:t xml:space="preserve"> általános célú szkriptnyelv</w:t>
      </w:r>
      <w:ins w:id="63" w:author="Balázs Dán" w:date="2021-11-09T17:29:00Z">
        <w:r w:rsidR="00CB6136">
          <w:t xml:space="preserve"> </w:t>
        </w:r>
        <w:r w:rsidR="00CB6136">
          <w:fldChar w:fldCharType="begin"/>
        </w:r>
        <w:r w:rsidR="00CB6136">
          <w:instrText xml:space="preserve"> REF _Ref87371413 \r \h </w:instrText>
        </w:r>
      </w:ins>
      <w:r w:rsidR="00CB6136">
        <w:fldChar w:fldCharType="separate"/>
      </w:r>
      <w:ins w:id="64" w:author="Balázs Dán" w:date="2021-11-09T17:29:00Z">
        <w:r w:rsidR="00CB6136">
          <w:t>[8]</w:t>
        </w:r>
        <w:r w:rsidR="00CB6136">
          <w:fldChar w:fldCharType="end"/>
        </w:r>
        <w:r w:rsidR="00CB6136">
          <w:t>.</w:t>
        </w:r>
      </w:ins>
      <w:del w:id="65" w:author="Balázs Dán" w:date="2021-11-09T17:29:00Z">
        <w:r w:rsidRPr="00E12F90" w:rsidDel="00CB6136">
          <w:delText>,</w:delText>
        </w:r>
      </w:del>
      <w:r w:rsidRPr="00E12F90">
        <w:t xml:space="preserve"> </w:t>
      </w:r>
      <w:del w:id="66" w:author="Balázs Dán" w:date="2021-11-09T17:29:00Z">
        <w:r w:rsidRPr="00E12F90" w:rsidDel="00CB6136">
          <w:delText>amely k</w:delText>
        </w:r>
      </w:del>
      <w:ins w:id="67" w:author="Balázs Dán" w:date="2021-11-09T17:29:00Z">
        <w:r w:rsidR="00CB6136">
          <w:t>K</w:t>
        </w:r>
      </w:ins>
      <w:r w:rsidRPr="00E12F90">
        <w:t>ülönösen alkalmas webfejlesztésre, és beágyazható HTML-be</w:t>
      </w:r>
      <w:r>
        <w:t xml:space="preserve"> (7. ábra)</w:t>
      </w:r>
      <w:r w:rsidRPr="00E12F90">
        <w:t>.</w:t>
      </w:r>
      <w:r>
        <w:t xml:space="preserve"> </w:t>
      </w:r>
    </w:p>
    <w:p w14:paraId="3A0C8B66" w14:textId="77777777" w:rsidR="00D57497" w:rsidRDefault="00D57497" w:rsidP="003C2D3F">
      <w:pPr>
        <w:pStyle w:val="Szvegtrzs"/>
        <w:ind w:firstLine="0"/>
        <w:jc w:val="center"/>
      </w:pPr>
      <w:r>
        <w:rPr>
          <w:noProof/>
        </w:rPr>
        <w:drawing>
          <wp:anchor distT="0" distB="0" distL="114300" distR="114300" simplePos="0" relativeHeight="251666432" behindDoc="0" locked="0" layoutInCell="1" allowOverlap="1" wp14:anchorId="7DB136D7" wp14:editId="3CC45228">
            <wp:simplePos x="0" y="0"/>
            <wp:positionH relativeFrom="margin">
              <wp:align>center</wp:align>
            </wp:positionH>
            <wp:positionV relativeFrom="paragraph">
              <wp:posOffset>3868</wp:posOffset>
            </wp:positionV>
            <wp:extent cx="5399405" cy="2268855"/>
            <wp:effectExtent l="0" t="0" r="0" b="0"/>
            <wp:wrapTopAndBottom/>
            <wp:docPr id="26" name="Kép 2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a:hlinkClick r:id="rId24"/>
                    </pic:cNvPr>
                    <pic:cNvPicPr/>
                  </pic:nvPicPr>
                  <pic:blipFill>
                    <a:blip r:embed="rId25">
                      <a:extLst>
                        <a:ext uri="{28A0092B-C50C-407E-A947-70E740481C1C}">
                          <a14:useLocalDpi xmlns:a14="http://schemas.microsoft.com/office/drawing/2010/main" val="0"/>
                        </a:ext>
                      </a:extLst>
                    </a:blip>
                    <a:stretch>
                      <a:fillRect/>
                    </a:stretch>
                  </pic:blipFill>
                  <pic:spPr>
                    <a:xfrm>
                      <a:off x="0" y="0"/>
                      <a:ext cx="5399405" cy="2268855"/>
                    </a:xfrm>
                    <a:prstGeom prst="rect">
                      <a:avLst/>
                    </a:prstGeom>
                  </pic:spPr>
                </pic:pic>
              </a:graphicData>
            </a:graphic>
          </wp:anchor>
        </w:drawing>
      </w:r>
      <w:r>
        <w:t>7.ábra: php példa</w:t>
      </w:r>
    </w:p>
    <w:p w14:paraId="0E4CAC89" w14:textId="77777777" w:rsidR="00D57497" w:rsidRDefault="00D57497" w:rsidP="003C2D3F">
      <w:pPr>
        <w:pStyle w:val="Szvegtrzs"/>
        <w:ind w:firstLine="0"/>
      </w:pPr>
    </w:p>
    <w:p w14:paraId="2E83CD80" w14:textId="0F5B18E1" w:rsidR="00D57497" w:rsidRDefault="00D57497" w:rsidP="003C2D3F">
      <w:pPr>
        <w:pStyle w:val="Szvegtrzs"/>
        <w:ind w:firstLine="0"/>
      </w:pPr>
      <w:r w:rsidRPr="005C5404">
        <w:t>A sok HTML parancs kiadására vonatkozó parancs helyett (amint az a C</w:t>
      </w:r>
      <w:r>
        <w:t>-ben</w:t>
      </w:r>
      <w:r w:rsidRPr="005C5404">
        <w:t xml:space="preserve"> vagy a Perl</w:t>
      </w:r>
      <w:r>
        <w:t>-ben</w:t>
      </w:r>
      <w:r w:rsidRPr="005C5404">
        <w:t xml:space="preserve"> is </w:t>
      </w:r>
      <w:r>
        <w:t>látható</w:t>
      </w:r>
      <w:r w:rsidRPr="005C5404">
        <w:t xml:space="preserve">), a PHP oldalak olyan beágyazott kódú HTML-t tartalmaznak, amely </w:t>
      </w:r>
      <w:del w:id="68" w:author="Balázs Dán" w:date="2021-11-09T17:31:00Z">
        <w:r w:rsidRPr="005C5404" w:rsidDel="00CB6136">
          <w:delText>"</w:delText>
        </w:r>
      </w:del>
      <w:ins w:id="69" w:author="Balázs Dán" w:date="2021-11-09T17:31:00Z">
        <w:r w:rsidR="00CB6136">
          <w:t>„</w:t>
        </w:r>
      </w:ins>
      <w:r w:rsidRPr="005C5404">
        <w:t>valamit</w:t>
      </w:r>
      <w:del w:id="70" w:author="Balázs Dán" w:date="2021-11-09T17:31:00Z">
        <w:r w:rsidRPr="005C5404" w:rsidDel="00CB6136">
          <w:delText>"</w:delText>
        </w:r>
      </w:del>
      <w:ins w:id="71" w:author="Balázs Dán" w:date="2021-11-09T17:31:00Z">
        <w:r w:rsidR="00CB6136">
          <w:t>”</w:t>
        </w:r>
      </w:ins>
      <w:r w:rsidRPr="005C5404">
        <w:t xml:space="preserve"> tesz (ebben az esetben a </w:t>
      </w:r>
      <w:del w:id="72" w:author="Balázs Dán" w:date="2021-11-09T17:31:00Z">
        <w:r w:rsidRPr="005C5404" w:rsidDel="00CB6136">
          <w:delText>"</w:delText>
        </w:r>
      </w:del>
      <w:ins w:id="73" w:author="Balázs Dán" w:date="2021-11-09T17:31:00Z">
        <w:r w:rsidR="00CB6136">
          <w:t>„</w:t>
        </w:r>
      </w:ins>
      <w:r>
        <w:t>Hi</w:t>
      </w:r>
      <w:r w:rsidRPr="005C5404">
        <w:t>,</w:t>
      </w:r>
      <w:r>
        <w:t xml:space="preserve"> I’m a PHP script</w:t>
      </w:r>
      <w:r w:rsidRPr="005C5404">
        <w:t>!</w:t>
      </w:r>
      <w:del w:id="74" w:author="Balázs Dán" w:date="2021-11-09T17:31:00Z">
        <w:r w:rsidRPr="005C5404" w:rsidDel="00CB6136">
          <w:delText>"</w:delText>
        </w:r>
      </w:del>
      <w:ins w:id="75" w:author="Balázs Dán" w:date="2021-11-09T17:31:00Z">
        <w:r w:rsidR="00CB6136">
          <w:t>”</w:t>
        </w:r>
      </w:ins>
      <w:r w:rsidRPr="005C5404">
        <w:t xml:space="preserve"> Kimenet). A PHP kódot speciális kezdő és befejező feldolgozási utasítások &lt;?Php és?&gt; </w:t>
      </w:r>
      <w:r>
        <w:t>t</w:t>
      </w:r>
      <w:r w:rsidRPr="005C5404">
        <w:t xml:space="preserve">artalmazzák, amelyek lehetővé teszik a </w:t>
      </w:r>
      <w:del w:id="76" w:author="Balázs Dán" w:date="2021-11-09T17:31:00Z">
        <w:r w:rsidRPr="005C5404" w:rsidDel="00CB6136">
          <w:delText>"</w:delText>
        </w:r>
      </w:del>
      <w:ins w:id="77" w:author="Balázs Dán" w:date="2021-11-09T17:31:00Z">
        <w:r w:rsidR="00CB6136">
          <w:t>„</w:t>
        </w:r>
      </w:ins>
      <w:r w:rsidRPr="005C5404">
        <w:t>PHP mód</w:t>
      </w:r>
      <w:del w:id="78" w:author="Balázs Dán" w:date="2021-11-09T17:31:00Z">
        <w:r w:rsidRPr="005C5404" w:rsidDel="00CB6136">
          <w:delText>"</w:delText>
        </w:r>
      </w:del>
      <w:ins w:id="79" w:author="Balázs Dán" w:date="2021-11-09T17:31:00Z">
        <w:r w:rsidR="00CB6136">
          <w:t>”</w:t>
        </w:r>
      </w:ins>
      <w:r w:rsidRPr="005C5404">
        <w:t xml:space="preserve"> ki- és bekapcsolását.</w:t>
      </w:r>
    </w:p>
    <w:p w14:paraId="116F7727" w14:textId="77777777" w:rsidR="00D57497" w:rsidRDefault="00D57497" w:rsidP="003C2D3F">
      <w:pPr>
        <w:pStyle w:val="Szvegtrzs"/>
        <w:ind w:firstLine="0"/>
      </w:pPr>
    </w:p>
    <w:p w14:paraId="7C3AC9DD" w14:textId="77777777" w:rsidR="00D57497" w:rsidRDefault="00D57497" w:rsidP="003C2D3F">
      <w:pPr>
        <w:pStyle w:val="Szvegtrzs"/>
      </w:pPr>
      <w:r w:rsidRPr="004079DD">
        <w:lastRenderedPageBreak/>
        <w:t xml:space="preserve">Az különbözteti meg a PHP-t a kliens oldali JavaScript-től, hogy a kódot a szerveren hajtják végre, HTML-t generálva, amelyet ezután elküld az ügyfélnek. Az ügyfél megkapja a szkript futtatásának eredményeit, de nem tudja, mi az alapkód. A webszervert akár úgy is konfigurálhatja, hogy az összes HTML-fájlt PHP-vel dolgozza fel, és akkor tényleg nincs mód arra, hogy a felhasználók megmondják, mi </w:t>
      </w:r>
      <w:r>
        <w:t>volt a kód</w:t>
      </w:r>
      <w:r w:rsidRPr="004079DD">
        <w:t>.</w:t>
      </w:r>
    </w:p>
    <w:p w14:paraId="765F140D" w14:textId="473A1CA1" w:rsidR="00D57497" w:rsidRDefault="00D57497" w:rsidP="003C2D3F">
      <w:pPr>
        <w:pStyle w:val="Szvegtrzs"/>
      </w:pPr>
      <w:r w:rsidRPr="00286B95">
        <w:t>A PHP egyik legerősebb és legjelentősebb tulajdonsága az adatbázisok széles körének támogatása. Az adatbázis-alapú weblap írása hihetetlenül egyszerű az adatbázis-specifikus kiterjesztések egyikével (pl. Mysql esetén), vagy egy absztrakciós réteg, például a PDO használatával, vagy az ODBC kiterjesztésen keresztül csatlakozhat bármely adatbázishoz, amely támogatja az Open Database Connection szabványt. Más adatbázisok cURL -t vagy socketeket használhatnak, mint például a CouchDB.</w:t>
      </w:r>
    </w:p>
    <w:p w14:paraId="38911ECD" w14:textId="027B8482" w:rsidR="00D57497" w:rsidRDefault="00D57497" w:rsidP="003C2D3F">
      <w:pPr>
        <w:pStyle w:val="Szvegtrzs"/>
      </w:pPr>
      <w:r>
        <w:t xml:space="preserve">Telepítéshez először is le kell tölteni a php-t a </w:t>
      </w:r>
      <w:del w:id="80" w:author="Dr. Kocsis Gergely" w:date="2021-11-07T20:45:00Z">
        <w:r w:rsidDel="008206D0">
          <w:delText xml:space="preserve">php </w:delText>
        </w:r>
      </w:del>
      <w:ins w:id="81" w:author="Dr. Kocsis Gergely" w:date="2021-11-07T20:45:00Z">
        <w:r w:rsidR="008206D0">
          <w:t xml:space="preserve">PHP </w:t>
        </w:r>
      </w:ins>
      <w:r>
        <w:t xml:space="preserve">főoldaláról. Az én operációs rendszerem 64-bites, ezért én a legújabb verziójú </w:t>
      </w:r>
      <w:r w:rsidRPr="008206D0">
        <w:rPr>
          <w:rFonts w:ascii="Consolas" w:hAnsi="Consolas"/>
          <w:sz w:val="22"/>
          <w:szCs w:val="22"/>
          <w:rPrChange w:id="82" w:author="Dr. Kocsis Gergely" w:date="2021-11-07T20:45:00Z">
            <w:rPr/>
          </w:rPrChange>
        </w:rPr>
        <w:t>.zip</w:t>
      </w:r>
      <w:r w:rsidRPr="008206D0">
        <w:rPr>
          <w:sz w:val="22"/>
          <w:szCs w:val="22"/>
          <w:rPrChange w:id="83" w:author="Dr. Kocsis Gergely" w:date="2021-11-07T20:45:00Z">
            <w:rPr/>
          </w:rPrChange>
        </w:rPr>
        <w:t xml:space="preserve"> </w:t>
      </w:r>
      <w:r>
        <w:t xml:space="preserve">fájlt töltöttem le. Ezt az egyszerűség kedvéért kicsomagoltam a </w:t>
      </w:r>
      <w:r w:rsidRPr="008206D0">
        <w:rPr>
          <w:rFonts w:ascii="Consolas" w:hAnsi="Consolas"/>
          <w:sz w:val="22"/>
          <w:szCs w:val="22"/>
          <w:rPrChange w:id="84" w:author="Dr. Kocsis Gergely" w:date="2021-11-07T20:45:00Z">
            <w:rPr/>
          </w:rPrChange>
        </w:rPr>
        <w:t>C:\php</w:t>
      </w:r>
      <w:r>
        <w:t xml:space="preserve"> mappába. Ezután módosítanom kellett a rendszer környezeti változóit az alábbi módon (8. ábra):</w:t>
      </w:r>
    </w:p>
    <w:p w14:paraId="7818048B" w14:textId="6A672656" w:rsidR="008A26F1" w:rsidRDefault="009827F0" w:rsidP="008A26F1">
      <w:pPr>
        <w:pStyle w:val="Szvegtrzs"/>
        <w:ind w:firstLine="0"/>
      </w:pPr>
      <w:r>
        <w:rPr>
          <w:noProof/>
        </w:rPr>
        <w:drawing>
          <wp:inline distT="0" distB="0" distL="0" distR="0" wp14:anchorId="1236B066" wp14:editId="3AD4439A">
            <wp:extent cx="5400040" cy="4166870"/>
            <wp:effectExtent l="0" t="0" r="0" b="508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6">
                      <a:extLst>
                        <a:ext uri="{28A0092B-C50C-407E-A947-70E740481C1C}">
                          <a14:useLocalDpi xmlns:a14="http://schemas.microsoft.com/office/drawing/2010/main" val="0"/>
                        </a:ext>
                      </a:extLst>
                    </a:blip>
                    <a:stretch>
                      <a:fillRect/>
                    </a:stretch>
                  </pic:blipFill>
                  <pic:spPr>
                    <a:xfrm>
                      <a:off x="0" y="0"/>
                      <a:ext cx="5400040" cy="4166870"/>
                    </a:xfrm>
                    <a:prstGeom prst="rect">
                      <a:avLst/>
                    </a:prstGeom>
                  </pic:spPr>
                </pic:pic>
              </a:graphicData>
            </a:graphic>
          </wp:inline>
        </w:drawing>
      </w:r>
    </w:p>
    <w:p w14:paraId="32575D7D" w14:textId="53D816C2" w:rsidR="00D57497" w:rsidRDefault="00D57497" w:rsidP="003C2D3F">
      <w:pPr>
        <w:pStyle w:val="Szvegtrzs"/>
        <w:ind w:firstLine="0"/>
        <w:jc w:val="center"/>
      </w:pPr>
      <w:r>
        <w:t>8.ábra: Környezeti változók módosítása</w:t>
      </w:r>
    </w:p>
    <w:p w14:paraId="5CAA5508" w14:textId="77777777" w:rsidR="00D57497" w:rsidRDefault="00D57497" w:rsidP="003C2D3F">
      <w:pPr>
        <w:pStyle w:val="Szvegtrzs"/>
        <w:ind w:firstLine="0"/>
      </w:pPr>
      <w:r>
        <w:lastRenderedPageBreak/>
        <w:t xml:space="preserve">Erre azért volt szükség, hogy definiáljam a </w:t>
      </w:r>
      <w:r w:rsidRPr="005210D8">
        <w:rPr>
          <w:rFonts w:ascii="Consolas" w:hAnsi="Consolas"/>
          <w:sz w:val="22"/>
          <w:szCs w:val="22"/>
          <w:rPrChange w:id="85" w:author="Dr. Kocsis Gergely" w:date="2021-11-07T20:48:00Z">
            <w:rPr/>
          </w:rPrChange>
        </w:rPr>
        <w:t>root directory</w:t>
      </w:r>
      <w:r>
        <w:t>-t a Windows számára, hogy melyik mappában helyezkedik el a php-m. Ellenőrzésképp, hogy jól adtuk meg a rendszerváltozót, megnyitva a terminált, lefuttattam az alábbi parancsot:</w:t>
      </w:r>
    </w:p>
    <w:p w14:paraId="0D8CFED5" w14:textId="4440FDBD" w:rsidR="00D57497" w:rsidRPr="003F56FA"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
        <w:pPrChange w:id="86" w:author="Dr. Kocsis Gergely" w:date="2021-11-07T20:47: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6235" w:firstLine="0"/>
          </w:pPr>
        </w:pPrChange>
      </w:pPr>
      <w:r w:rsidRPr="003F56FA">
        <w:rPr>
          <w:color w:val="000000" w:themeColor="text1"/>
        </w:rPr>
        <w:t>echo %PATH%</w:t>
      </w:r>
    </w:p>
    <w:p w14:paraId="7518EC92" w14:textId="55CA1698" w:rsidR="00D57497" w:rsidRDefault="00D57497" w:rsidP="003C2D3F">
      <w:pPr>
        <w:pStyle w:val="Szvegtrzs"/>
        <w:ind w:firstLine="0"/>
      </w:pPr>
      <w:r>
        <w:t xml:space="preserve">Ezzel </w:t>
      </w:r>
      <w:del w:id="87" w:author="Dr. Kocsis Gergely" w:date="2021-11-07T20:48:00Z">
        <w:r w:rsidDel="005210D8">
          <w:delText xml:space="preserve">kiirattam </w:delText>
        </w:r>
      </w:del>
      <w:ins w:id="88" w:author="Dr. Kocsis Gergely" w:date="2021-11-07T20:48:00Z">
        <w:r w:rsidR="005210D8">
          <w:t xml:space="preserve">kiírattam </w:t>
        </w:r>
      </w:ins>
      <w:r>
        <w:t>a „PATH” rendszerváltozó összes útvonalát, meggyőződve arról, hogy megfelelően hozzáadtam a php-t a PATH-hez.</w:t>
      </w:r>
    </w:p>
    <w:p w14:paraId="583889E9" w14:textId="77777777" w:rsidR="00D57497" w:rsidRDefault="00D57497" w:rsidP="003C2D3F">
      <w:pPr>
        <w:pStyle w:val="Szvegtrzs"/>
        <w:ind w:firstLine="0"/>
      </w:pPr>
      <w:r>
        <w:t>Annak érdekében, hogy megfelelően működik a php-m, mégegy parancsot lefuttattam a terminálban:</w:t>
      </w:r>
    </w:p>
    <w:p w14:paraId="0C0F86A4" w14:textId="77777777" w:rsidR="00D57497" w:rsidRPr="005210D8" w:rsidRDefault="00D57497">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spacing w:before="240" w:after="240" w:line="240" w:lineRule="auto"/>
        <w:ind w:left="397" w:right="6235" w:firstLine="0"/>
        <w:rPr>
          <w:color w:val="000000" w:themeColor="text1"/>
          <w:rPrChange w:id="89" w:author="Dr. Kocsis Gergely" w:date="2021-11-07T20:48:00Z">
            <w:rPr/>
          </w:rPrChange>
        </w:rPr>
        <w:pPrChange w:id="90" w:author="Dr. Kocsis Gergely" w:date="2021-11-07T20:48:00Z">
          <w:pPr>
            <w:pStyle w:val="Szvegtrzs"/>
            <w:pBdr>
              <w:top w:val="single" w:sz="4" w:space="1" w:color="auto"/>
              <w:left w:val="single" w:sz="4" w:space="4" w:color="auto"/>
              <w:bottom w:val="single" w:sz="4" w:space="1" w:color="auto"/>
              <w:right w:val="single" w:sz="4" w:space="4" w:color="auto"/>
            </w:pBdr>
            <w:shd w:val="clear" w:color="auto" w:fill="D0CECE" w:themeFill="background2" w:themeFillShade="E6"/>
            <w:ind w:left="426" w:right="7227" w:firstLine="0"/>
          </w:pPr>
        </w:pPrChange>
      </w:pPr>
      <w:r w:rsidRPr="005210D8">
        <w:rPr>
          <w:color w:val="000000" w:themeColor="text1"/>
          <w:rPrChange w:id="91" w:author="Dr. Kocsis Gergely" w:date="2021-11-07T20:48:00Z">
            <w:rPr/>
          </w:rPrChange>
        </w:rPr>
        <w:t>php -v</w:t>
      </w:r>
    </w:p>
    <w:p w14:paraId="4AACF0A2" w14:textId="75410D9C" w:rsidR="00D57497" w:rsidRDefault="00D57497" w:rsidP="003C2D3F">
      <w:pPr>
        <w:pStyle w:val="Szvegtrzs"/>
        <w:ind w:firstLine="0"/>
      </w:pPr>
      <w:r>
        <w:t>Mivel a terminál ki</w:t>
      </w:r>
      <w:ins w:id="92" w:author="Dr. Kocsis Gergely" w:date="2021-11-07T22:03:00Z">
        <w:r w:rsidR="005210D8">
          <w:t>í</w:t>
        </w:r>
      </w:ins>
      <w:del w:id="93" w:author="Dr. Kocsis Gergely" w:date="2021-11-07T22:03:00Z">
        <w:r w:rsidDel="005210D8">
          <w:delText>i</w:delText>
        </w:r>
      </w:del>
      <w:r>
        <w:t xml:space="preserve">ratott egy verziószámot és arra vonatkozó egyéb információkat, megbizonyosodtam róla, hogy megfelelően telepítettem fel a </w:t>
      </w:r>
      <w:commentRangeStart w:id="94"/>
      <w:r>
        <w:t>php</w:t>
      </w:r>
      <w:commentRangeEnd w:id="94"/>
      <w:r w:rsidR="005210D8">
        <w:rPr>
          <w:rStyle w:val="Jegyzethivatkozs"/>
        </w:rPr>
        <w:commentReference w:id="94"/>
      </w:r>
      <w:r>
        <w:t>-t.</w:t>
      </w:r>
    </w:p>
    <w:p w14:paraId="67985363" w14:textId="7277990B" w:rsidR="00D57497" w:rsidRDefault="00D57497" w:rsidP="003C2D3F">
      <w:pPr>
        <w:pStyle w:val="Szvegtrzs"/>
        <w:ind w:firstLine="426"/>
      </w:pPr>
      <w:r>
        <w:t xml:space="preserve">Szakdolgozatom írása alatt az összes php backend fájlt </w:t>
      </w:r>
      <w:del w:id="95" w:author="Dr. Kocsis Gergely" w:date="2021-11-07T22:04:00Z">
        <w:r w:rsidDel="008816CB">
          <w:delText>-</w:delText>
        </w:r>
      </w:del>
      <w:ins w:id="96" w:author="Dr. Kocsis Gergely" w:date="2021-11-07T22:04:00Z">
        <w:r w:rsidR="008816CB">
          <w:t xml:space="preserve">– </w:t>
        </w:r>
      </w:ins>
      <w:r>
        <w:t xml:space="preserve">későbbiekben a frontend </w:t>
      </w:r>
      <w:del w:id="97" w:author="Balázs Dán" w:date="2021-11-09T17:31:00Z">
        <w:r w:rsidDel="00CB6136">
          <w:delText>HTTP</w:delText>
        </w:r>
      </w:del>
      <w:ins w:id="98" w:author="Balázs Dán" w:date="2021-11-09T17:31:00Z">
        <w:r w:rsidR="00CB6136">
          <w:t>http</w:t>
        </w:r>
      </w:ins>
      <w:r>
        <w:t xml:space="preserve"> kéréseket is- a Postman alkalmazással teszteltem le. </w:t>
      </w:r>
      <w:r w:rsidRPr="00CA591E">
        <w:t>A Postman egy API tesztelésre használt alkalmazás</w:t>
      </w:r>
      <w:ins w:id="99" w:author="Balázs Dán" w:date="2021-11-09T17:31:00Z">
        <w:r w:rsidR="00D14820">
          <w:t xml:space="preserve"> </w:t>
        </w:r>
      </w:ins>
      <w:ins w:id="100" w:author="Balázs Dán" w:date="2021-11-09T17:32:00Z">
        <w:r w:rsidR="00D14820">
          <w:fldChar w:fldCharType="begin"/>
        </w:r>
        <w:r w:rsidR="00D14820">
          <w:instrText xml:space="preserve"> REF _Ref87371555 \r \h </w:instrText>
        </w:r>
      </w:ins>
      <w:r w:rsidR="00D14820">
        <w:fldChar w:fldCharType="separate"/>
      </w:r>
      <w:ins w:id="101" w:author="Balázs Dán" w:date="2021-11-09T17:32:00Z">
        <w:r w:rsidR="00D14820">
          <w:t>[9]</w:t>
        </w:r>
        <w:r w:rsidR="00D14820">
          <w:fldChar w:fldCharType="end"/>
        </w:r>
      </w:ins>
      <w:r w:rsidRPr="00CA591E">
        <w:t>. Ez egy HTTP kliens, amely grafikus felhasználói felület segítségével teszteli a HTTP kéréseket</w:t>
      </w:r>
      <w:r>
        <w:t xml:space="preserve"> (Request)</w:t>
      </w:r>
      <w:r w:rsidRPr="00CA591E">
        <w:t>, amelyen keresztül különböző típusú válaszokat kapunk.</w:t>
      </w:r>
      <w:r>
        <w:t xml:space="preserve"> A Postman számos végpont-interakciós módszert kínál. Ezek közül a leggyakoribbak:</w:t>
      </w:r>
    </w:p>
    <w:p w14:paraId="59C3E351" w14:textId="77777777" w:rsidR="00D57497" w:rsidRDefault="00D57497" w:rsidP="003C2D3F">
      <w:pPr>
        <w:pStyle w:val="Szvegtrzs"/>
        <w:numPr>
          <w:ilvl w:val="0"/>
          <w:numId w:val="23"/>
        </w:numPr>
        <w:ind w:left="851"/>
      </w:pPr>
      <w:r>
        <w:t>GET: Információ beszerzése</w:t>
      </w:r>
    </w:p>
    <w:p w14:paraId="4AF478E9" w14:textId="77777777" w:rsidR="00D57497" w:rsidRDefault="00D57497" w:rsidP="003C2D3F">
      <w:pPr>
        <w:pStyle w:val="Szvegtrzs"/>
        <w:numPr>
          <w:ilvl w:val="0"/>
          <w:numId w:val="23"/>
        </w:numPr>
        <w:ind w:left="851"/>
      </w:pPr>
      <w:r>
        <w:t>POST: Információ hozzáadása</w:t>
      </w:r>
    </w:p>
    <w:p w14:paraId="1FCF5E5C" w14:textId="77777777" w:rsidR="00D57497" w:rsidRDefault="00D57497" w:rsidP="003C2D3F">
      <w:pPr>
        <w:pStyle w:val="Szvegtrzs"/>
        <w:numPr>
          <w:ilvl w:val="0"/>
          <w:numId w:val="23"/>
        </w:numPr>
        <w:ind w:left="851"/>
      </w:pPr>
      <w:r>
        <w:t>PUT: Cserélje ki az információkat</w:t>
      </w:r>
    </w:p>
    <w:p w14:paraId="7163AF7C" w14:textId="77777777" w:rsidR="00D57497" w:rsidRDefault="00D57497" w:rsidP="003C2D3F">
      <w:pPr>
        <w:pStyle w:val="Szvegtrzs"/>
        <w:numPr>
          <w:ilvl w:val="0"/>
          <w:numId w:val="23"/>
        </w:numPr>
        <w:ind w:left="851"/>
      </w:pPr>
      <w:r>
        <w:t>PATCH: Frissítsen bizonyos információkat</w:t>
      </w:r>
    </w:p>
    <w:p w14:paraId="18500D81" w14:textId="77777777" w:rsidR="00D57497" w:rsidRDefault="00D57497" w:rsidP="003C2D3F">
      <w:pPr>
        <w:pStyle w:val="Szvegtrzs"/>
        <w:numPr>
          <w:ilvl w:val="0"/>
          <w:numId w:val="23"/>
        </w:numPr>
        <w:ind w:left="851"/>
      </w:pPr>
      <w:r>
        <w:t xml:space="preserve">TÖRLÉS: Információ törlése </w:t>
      </w:r>
    </w:p>
    <w:p w14:paraId="5222BF3E" w14:textId="77777777" w:rsidR="00D57497" w:rsidRDefault="00D57497" w:rsidP="003C2D3F">
      <w:pPr>
        <w:pStyle w:val="Szvegtrzs"/>
        <w:ind w:firstLine="0"/>
      </w:pPr>
      <w:r>
        <w:t>A Postman tesztelés előfeltétele volt számomra az XAMPP alkalmazás futtatása, hogy lokális hálózatot hozzak létre.</w:t>
      </w:r>
    </w:p>
    <w:p w14:paraId="1A0F7BE7" w14:textId="77777777" w:rsidR="00D57497" w:rsidRDefault="00D57497" w:rsidP="003C2D3F">
      <w:pPr>
        <w:pStyle w:val="Cmsor2"/>
        <w:spacing w:after="0"/>
      </w:pPr>
      <w:r>
        <w:t>XAMPP</w:t>
      </w:r>
    </w:p>
    <w:p w14:paraId="5F11003E" w14:textId="336EC27A" w:rsidR="00D57497" w:rsidRDefault="00D57497" w:rsidP="003C2D3F">
      <w:pPr>
        <w:pStyle w:val="Szvegtrzs"/>
      </w:pPr>
      <w:r w:rsidRPr="00931325">
        <w:t xml:space="preserve">Az XAMPP </w:t>
      </w:r>
      <w:del w:id="102" w:author="Dr. Kocsis Gergely" w:date="2021-11-07T22:04:00Z">
        <w:r w:rsidRPr="00931325" w:rsidDel="002C6B5C">
          <w:delText>az egyik</w:delText>
        </w:r>
      </w:del>
      <w:ins w:id="103" w:author="Dr. Kocsis Gergely" w:date="2021-11-07T22:04:00Z">
        <w:r w:rsidR="002C6B5C">
          <w:t>egy</w:t>
        </w:r>
      </w:ins>
      <w:r w:rsidRPr="00931325">
        <w:t xml:space="preserve"> széles körben használt platformok közötti webszerver, amely segít a fejlesztőknek programjaik helyi webszerveren történő létrehozásában és tesztelésében</w:t>
      </w:r>
      <w:ins w:id="104" w:author="Balázs Dán" w:date="2021-11-09T17:33:00Z">
        <w:r w:rsidR="00293BA8">
          <w:t xml:space="preserve"> </w:t>
        </w:r>
        <w:r w:rsidR="00293BA8">
          <w:fldChar w:fldCharType="begin"/>
        </w:r>
        <w:r w:rsidR="00293BA8">
          <w:instrText xml:space="preserve"> REF _Ref87371646 \r \h </w:instrText>
        </w:r>
      </w:ins>
      <w:r w:rsidR="00293BA8">
        <w:fldChar w:fldCharType="separate"/>
      </w:r>
      <w:ins w:id="105" w:author="Balázs Dán" w:date="2021-11-09T17:33:00Z">
        <w:r w:rsidR="00293BA8">
          <w:t>[10]</w:t>
        </w:r>
        <w:r w:rsidR="00293BA8">
          <w:fldChar w:fldCharType="end"/>
        </w:r>
      </w:ins>
      <w:r w:rsidRPr="00931325">
        <w:t xml:space="preserve">. Az Apache Friends fejlesztette ki, és natív forráskódját </w:t>
      </w:r>
      <w:del w:id="106" w:author="Dr. Kocsis Gergely" w:date="2021-11-07T22:04:00Z">
        <w:r w:rsidRPr="00931325" w:rsidDel="002C6B5C">
          <w:delText>a közönség</w:delText>
        </w:r>
      </w:del>
      <w:ins w:id="107" w:author="Dr. Kocsis Gergely" w:date="2021-11-07T22:04:00Z">
        <w:r w:rsidR="002C6B5C">
          <w:t>b</w:t>
        </w:r>
      </w:ins>
      <w:ins w:id="108" w:author="Dr. Kocsis Gergely" w:date="2021-11-07T22:05:00Z">
        <w:r w:rsidR="002C6B5C">
          <w:t>árki</w:t>
        </w:r>
      </w:ins>
      <w:r w:rsidRPr="00931325">
        <w:t xml:space="preserve"> módosíthatja. Apache HTTP szerverből, MariaDB-ből és a különböző programozási nyelvek, például a PHP és </w:t>
      </w:r>
      <w:r w:rsidRPr="00931325">
        <w:lastRenderedPageBreak/>
        <w:t xml:space="preserve">a Perl </w:t>
      </w:r>
      <w:r>
        <w:t>interpreter-ből</w:t>
      </w:r>
      <w:r w:rsidRPr="00931325">
        <w:t xml:space="preserve"> áll. 11 nyelven érhető el, és különböző platformok támogatják, például a Windows IA-32 csomagja, valamint a macOS és Linux x64 csomagja.</w:t>
      </w:r>
    </w:p>
    <w:p w14:paraId="2A4334A0" w14:textId="77777777" w:rsidR="00D57497" w:rsidRDefault="00D57497" w:rsidP="003C2D3F">
      <w:pPr>
        <w:pStyle w:val="Szvegtrzs"/>
      </w:pPr>
      <w:r w:rsidRPr="00B41566">
        <w:t>Az XAMPP egy rövidítés, ahol az X jelentése Cross-Platform, A jelentése Apache, M jelentése MYSQL, a P</w:t>
      </w:r>
      <w:r>
        <w:t>-k</w:t>
      </w:r>
      <w:r w:rsidRPr="00B41566">
        <w:t xml:space="preserve"> pedig PHP és Perl. Ez egy nyílt forráskódú webes megoldáscsomag, amely tartalmazza az Apache disztribúciót számos kiszolgálóhoz és a parancssori futtatható fájlokat, valamint az Apache szerver, a MariaDB, a PHP és a Perl modulokat</w:t>
      </w:r>
      <w:r>
        <w:t xml:space="preserve"> (9. ábra)</w:t>
      </w:r>
      <w:r w:rsidRPr="00B41566">
        <w:t>.</w:t>
      </w:r>
    </w:p>
    <w:p w14:paraId="6F469964" w14:textId="77777777" w:rsidR="00D57497" w:rsidRDefault="00D57497" w:rsidP="003C2D3F">
      <w:pPr>
        <w:pStyle w:val="Szvegtrzs"/>
        <w:jc w:val="center"/>
      </w:pPr>
      <w:r>
        <w:rPr>
          <w:noProof/>
        </w:rPr>
        <w:drawing>
          <wp:anchor distT="0" distB="0" distL="114300" distR="114300" simplePos="0" relativeHeight="251667456" behindDoc="0" locked="0" layoutInCell="1" allowOverlap="1" wp14:anchorId="03A5B74A" wp14:editId="0775425D">
            <wp:simplePos x="0" y="0"/>
            <wp:positionH relativeFrom="margin">
              <wp:align>center</wp:align>
            </wp:positionH>
            <wp:positionV relativeFrom="paragraph">
              <wp:posOffset>-3175</wp:posOffset>
            </wp:positionV>
            <wp:extent cx="4741334" cy="3167209"/>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27">
                      <a:extLst>
                        <a:ext uri="{28A0092B-C50C-407E-A947-70E740481C1C}">
                          <a14:useLocalDpi xmlns:a14="http://schemas.microsoft.com/office/drawing/2010/main" val="0"/>
                        </a:ext>
                      </a:extLst>
                    </a:blip>
                    <a:stretch>
                      <a:fillRect/>
                    </a:stretch>
                  </pic:blipFill>
                  <pic:spPr>
                    <a:xfrm>
                      <a:off x="0" y="0"/>
                      <a:ext cx="4741334" cy="3167209"/>
                    </a:xfrm>
                    <a:prstGeom prst="rect">
                      <a:avLst/>
                    </a:prstGeom>
                  </pic:spPr>
                </pic:pic>
              </a:graphicData>
            </a:graphic>
          </wp:anchor>
        </w:drawing>
      </w:r>
      <w:r>
        <w:t>9.ábra: XAMPP vezérlőpanel</w:t>
      </w:r>
    </w:p>
    <w:p w14:paraId="0277852C" w14:textId="77777777" w:rsidR="00D57497" w:rsidRDefault="00D57497" w:rsidP="003C2D3F">
      <w:pPr>
        <w:pStyle w:val="Szvegtrzs"/>
      </w:pPr>
    </w:p>
    <w:p w14:paraId="3E3C9591" w14:textId="77777777" w:rsidR="00D57497" w:rsidRDefault="00D57497" w:rsidP="003C2D3F">
      <w:pPr>
        <w:pStyle w:val="Szvegtrzs"/>
      </w:pPr>
      <w:r w:rsidRPr="00E20B4A">
        <w:t xml:space="preserve">Az XAMPP segít egy helyi gazdagépnek vagy szervernek, hogy számítógépen és laptopon keresztül tesztelje webhelyét és ügyfeleit, mielőtt kiadná a fő szervernek. Ez egy olyan platform, amely megfelelő környezetet biztosít az Apache, a Perl, a MySQL adatbázis és a PHP alapú projektek működésének tesztelésére és ellenőrzésére a gazda rendszerén keresztül. Ezek közül a technológiák közül a Perl egy webfejlesztéshez használt programozási nyelv, a PHP egy </w:t>
      </w:r>
      <w:r>
        <w:t>backend szkriptnyelv</w:t>
      </w:r>
      <w:r w:rsidRPr="00E20B4A">
        <w:t>, a MariaDB pedig a MySQL által kifejlesztett legélénkebben használt adatbázis.</w:t>
      </w:r>
      <w:r>
        <w:t xml:space="preserve"> Az én rendszerem megvalósításához az Apache-t, illetve MySQL-t fogom használni az XAMPP vezérlőpaneléről.</w:t>
      </w:r>
    </w:p>
    <w:p w14:paraId="3542B871" w14:textId="77777777" w:rsidR="00D57497" w:rsidRDefault="00D57497" w:rsidP="003C2D3F">
      <w:pPr>
        <w:pStyle w:val="Szvegtrzs"/>
      </w:pPr>
      <w:r>
        <w:t xml:space="preserve">Az Apache </w:t>
      </w:r>
      <w:r w:rsidRPr="000C7924">
        <w:t xml:space="preserve">egy HTTP többplatformos webszerver. Világszerte használják webtartalom szállítására. A szerveralkalmazás ingyenesen telepíthető, és az Apache </w:t>
      </w:r>
      <w:r w:rsidRPr="000C7924">
        <w:lastRenderedPageBreak/>
        <w:t xml:space="preserve">Software Foundation </w:t>
      </w:r>
      <w:r>
        <w:t>védelme</w:t>
      </w:r>
      <w:r w:rsidRPr="000C7924">
        <w:t xml:space="preserve"> alatt használható fejlesztői közösség számára. Az Apache távoli szervere szállítja a kért fájlokat, képeket és egyéb dokumentumokat a felhasználónak.</w:t>
      </w:r>
    </w:p>
    <w:p w14:paraId="5BAA8C95" w14:textId="77777777" w:rsidR="00D57497" w:rsidRDefault="00D57497" w:rsidP="003C2D3F">
      <w:pPr>
        <w:pStyle w:val="Cmsor2"/>
        <w:spacing w:after="0"/>
      </w:pPr>
      <w:r>
        <w:t>Fritzing</w:t>
      </w:r>
    </w:p>
    <w:p w14:paraId="38E01F8C" w14:textId="1B6036F1" w:rsidR="00D57497" w:rsidRDefault="00D57497" w:rsidP="003C2D3F">
      <w:pPr>
        <w:pStyle w:val="Szvegtrzs"/>
      </w:pPr>
      <w:r>
        <w:t>A Fritzing egy olyan szoftver, amely segít dokumentálni és megosztani az elektronikus prototípusprojekteket, tanítani az elektronikát, és professzionális nyomtatott áramköri lapokat (PCB) gyártani</w:t>
      </w:r>
      <w:ins w:id="109" w:author="Balázs Dán" w:date="2021-11-09T17:35:00Z">
        <w:r w:rsidR="00293BA8">
          <w:t xml:space="preserve"> </w:t>
        </w:r>
        <w:r w:rsidR="00293BA8">
          <w:fldChar w:fldCharType="begin"/>
        </w:r>
        <w:r w:rsidR="00293BA8">
          <w:instrText xml:space="preserve"> REF _Ref87371750 \r \h </w:instrText>
        </w:r>
      </w:ins>
      <w:r w:rsidR="00293BA8">
        <w:fldChar w:fldCharType="separate"/>
      </w:r>
      <w:ins w:id="110" w:author="Balázs Dán" w:date="2021-11-09T17:35:00Z">
        <w:r w:rsidR="00293BA8">
          <w:t>[11]</w:t>
        </w:r>
        <w:r w:rsidR="00293BA8">
          <w:fldChar w:fldCharType="end"/>
        </w:r>
      </w:ins>
      <w:r>
        <w:t>. Valósághűen ábrázolja az elektronikus alkatrészeket, és intuitív megközelítést alkalmaz, hogy a komplex technológiát nem technológiával foglalkozó szakemberek is felhasználhassák (alacsony belépési korlátot teremtve) Támogatja az úgynevezett készítőket (dizájnerek, művészek, hallgatók, barkácsolók) abban, hogy egy fizikai prototípus készítésétől egy tényleges termékig felé haladjanak. Ideális eszköz a tanítási környezetben az elektronika megismeréséhez (10. ábra).</w:t>
      </w:r>
    </w:p>
    <w:p w14:paraId="09271B86" w14:textId="77777777" w:rsidR="00D57497" w:rsidRDefault="00D57497" w:rsidP="003C2D3F">
      <w:pPr>
        <w:pStyle w:val="Szvegtrzs"/>
        <w:ind w:firstLine="0"/>
        <w:jc w:val="center"/>
      </w:pPr>
      <w:r>
        <w:rPr>
          <w:noProof/>
        </w:rPr>
        <w:drawing>
          <wp:anchor distT="0" distB="0" distL="114300" distR="114300" simplePos="0" relativeHeight="251673600" behindDoc="0" locked="0" layoutInCell="1" allowOverlap="1" wp14:anchorId="387FB144" wp14:editId="15C0627C">
            <wp:simplePos x="0" y="0"/>
            <wp:positionH relativeFrom="column">
              <wp:posOffset>-842</wp:posOffset>
            </wp:positionH>
            <wp:positionV relativeFrom="paragraph">
              <wp:posOffset>-3045</wp:posOffset>
            </wp:positionV>
            <wp:extent cx="4786604" cy="2735283"/>
            <wp:effectExtent l="0" t="0" r="0" b="8255"/>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86604" cy="2735283"/>
                    </a:xfrm>
                    <a:prstGeom prst="rect">
                      <a:avLst/>
                    </a:prstGeom>
                  </pic:spPr>
                </pic:pic>
              </a:graphicData>
            </a:graphic>
          </wp:anchor>
        </w:drawing>
      </w:r>
      <w:r>
        <w:t>10. ábra: Fritzing felhasználói felület</w:t>
      </w:r>
    </w:p>
    <w:p w14:paraId="3C57991B" w14:textId="77777777" w:rsidR="00D57497" w:rsidRDefault="00D57497" w:rsidP="003C2D3F">
      <w:pPr>
        <w:pStyle w:val="Szvegtrzs"/>
      </w:pPr>
      <w:r>
        <w:t xml:space="preserve">Szakdolgozatom egyes kapcsolási rajzait ennek a programnak a segítségével készítettem el. Az olyan komponenseket, amelyek alapértelmezetten nem szerepeltek a Fritzing-ben, azt a Google keresőben a </w:t>
      </w:r>
      <w:r w:rsidRPr="00BC0DD8">
        <w:rPr>
          <w:bdr w:val="single" w:sz="4" w:space="0" w:color="auto"/>
          <w:shd w:val="clear" w:color="auto" w:fill="E7E6E6" w:themeFill="background2"/>
        </w:rPr>
        <w:t>site:fritzing.org „komponens</w:t>
      </w:r>
      <w:r>
        <w:rPr>
          <w:bdr w:val="single" w:sz="4" w:space="0" w:color="auto"/>
          <w:shd w:val="clear" w:color="auto" w:fill="E7E6E6" w:themeFill="background2"/>
        </w:rPr>
        <w:t>név”</w:t>
      </w:r>
      <w:r w:rsidRPr="00BC0DD8">
        <w:rPr>
          <w:shd w:val="clear" w:color="auto" w:fill="FFFFFF" w:themeFill="background1"/>
        </w:rPr>
        <w:t xml:space="preserve"> </w:t>
      </w:r>
      <w:r>
        <w:rPr>
          <w:shd w:val="clear" w:color="auto" w:fill="FFFFFF" w:themeFill="background1"/>
        </w:rPr>
        <w:t xml:space="preserve">keresési </w:t>
      </w:r>
      <w:r w:rsidRPr="00BC0DD8">
        <w:rPr>
          <w:shd w:val="clear" w:color="auto" w:fill="FFFFFF" w:themeFill="background1"/>
        </w:rPr>
        <w:t>u</w:t>
      </w:r>
      <w:r>
        <w:rPr>
          <w:shd w:val="clear" w:color="auto" w:fill="FFFFFF" w:themeFill="background1"/>
        </w:rPr>
        <w:t>tasítással kerestem meg és használtam projektemben.</w:t>
      </w:r>
    </w:p>
    <w:p w14:paraId="079967D8" w14:textId="77777777" w:rsidR="00D57497" w:rsidRDefault="00D57497" w:rsidP="003C2D3F">
      <w:pPr>
        <w:pStyle w:val="Cmsor2"/>
        <w:spacing w:after="0"/>
      </w:pPr>
      <w:r>
        <w:lastRenderedPageBreak/>
        <w:t>React Native</w:t>
      </w:r>
    </w:p>
    <w:p w14:paraId="23318470" w14:textId="7C5A9693" w:rsidR="00D57497" w:rsidRDefault="00D57497" w:rsidP="003C2D3F">
      <w:pPr>
        <w:pStyle w:val="Szvegtrzs"/>
      </w:pPr>
      <w:r w:rsidRPr="00EB0814">
        <w:t>A React Native (</w:t>
      </w:r>
      <w:r>
        <w:t>R</w:t>
      </w:r>
      <w:r w:rsidRPr="00EB0814">
        <w:t>N) egy népszerű JavaScript-alapú mobilalkalmazás-keretrendszer, amely lehetővé teszi natív módon előállított mobilalkalmazások készítését iOS és Android rendszerre</w:t>
      </w:r>
      <w:ins w:id="111" w:author="Balázs Dán" w:date="2021-11-09T17:42:00Z">
        <w:r w:rsidR="00347E92">
          <w:t xml:space="preserve"> </w:t>
        </w:r>
        <w:r w:rsidR="00347E92">
          <w:fldChar w:fldCharType="begin"/>
        </w:r>
        <w:r w:rsidR="00347E92">
          <w:instrText xml:space="preserve"> REF _Ref87372183 \r \h </w:instrText>
        </w:r>
      </w:ins>
      <w:r w:rsidR="00347E92">
        <w:fldChar w:fldCharType="separate"/>
      </w:r>
      <w:ins w:id="112" w:author="Balázs Dán" w:date="2021-11-09T17:42:00Z">
        <w:r w:rsidR="00347E92">
          <w:t>[12]</w:t>
        </w:r>
        <w:r w:rsidR="00347E92">
          <w:fldChar w:fldCharType="end"/>
        </w:r>
      </w:ins>
      <w:r w:rsidRPr="00EB0814">
        <w:t>. A keretrendszer lehetővé teszi, hogy ugyanazon kódbázis használatával alkalmazásokat hozzon létre különböző platformokhoz.</w:t>
      </w:r>
      <w:r>
        <w:t xml:space="preserve"> </w:t>
      </w:r>
    </w:p>
    <w:p w14:paraId="3DB294A7" w14:textId="77777777" w:rsidR="00D57497" w:rsidRDefault="00D57497" w:rsidP="003C2D3F">
      <w:pPr>
        <w:pStyle w:val="Szvegtrzs"/>
      </w:pPr>
      <w:r>
        <w:t>A React Native-t először a Facebook adta ki nyílt forráskódú projektként 2015-ben. Néhány év alatt a mobilfejlesztés egyik legnépszerűbb megoldásává vált. A React Native fejlesztést a világ vezető mobilalkalmazásainak, köztük az Instagramnak, a Facebooknak és a Skype-nak a működtetésére használják. A React Native globális sikerének több oka is van.</w:t>
      </w:r>
    </w:p>
    <w:p w14:paraId="06FDADF4" w14:textId="77777777" w:rsidR="00D57497" w:rsidRDefault="00D57497" w:rsidP="003C2D3F">
      <w:pPr>
        <w:pStyle w:val="Szvegtrzs"/>
      </w:pPr>
      <w:r>
        <w:t>Először is, a React Native használatával a vállalatoknak elég csak egyszer létrehozniuk egy kódot, és azt felhasználhatják iOS- és Android-alkalmazásaik működtetésére. Ez óriási idő- és erőforrás-megtakarítást jelent.</w:t>
      </w:r>
    </w:p>
    <w:p w14:paraId="4D07109A" w14:textId="77777777" w:rsidR="00D57497" w:rsidRDefault="00D57497" w:rsidP="003C2D3F">
      <w:pPr>
        <w:pStyle w:val="Szvegtrzs"/>
        <w:ind w:firstLine="0"/>
      </w:pPr>
      <w:r>
        <w:t xml:space="preserve">Másodszor, a React Native a React-ra épült – egy JavaScript-könyvtárra, amely már a mobil keretrendszer kiadásakor is rendkívül népszerű volt. </w:t>
      </w:r>
    </w:p>
    <w:p w14:paraId="2314CF2B" w14:textId="77777777" w:rsidR="00D57497" w:rsidRDefault="00D57497" w:rsidP="003C2D3F">
      <w:pPr>
        <w:pStyle w:val="Szvegtrzs"/>
        <w:ind w:firstLine="0"/>
      </w:pPr>
      <w:r>
        <w:t>Harmadszor, a keretrendszer felhatalmazta a frontend fejlesztőket, akik korábban csak webalapú technológiákkal dolgozhattak, hogy robusztus, gyártásra kész alkalmazásokat hozzanak létre mobil platformokra.</w:t>
      </w:r>
    </w:p>
    <w:p w14:paraId="705C7BAF" w14:textId="77777777" w:rsidR="00D57497" w:rsidRDefault="00D57497" w:rsidP="003C2D3F">
      <w:pPr>
        <w:pStyle w:val="Szvegtrzs"/>
        <w:ind w:firstLine="0"/>
      </w:pPr>
    </w:p>
    <w:p w14:paraId="2701EB53" w14:textId="77777777" w:rsidR="00D57497" w:rsidRDefault="00D57497" w:rsidP="003C2D3F">
      <w:pPr>
        <w:pStyle w:val="Szvegtrzs"/>
      </w:pPr>
      <w:r>
        <w:t>A React (más néven ReactJS) egy JavaScript-könyvtár, amelyet egy webhely frontendjének felépítésére használnak. A React Native-hez hasonlóan ezt is a Facebook mérnöki csapata fejlesztette ki. Eközben a React Native – amelyet a React hajt – lehetővé teszi a fejlesztők számára, hogy felhasználói felület-komponenseket használjanak iOS- és Android-alkalmazások gyors összeállításához és elindításához.</w:t>
      </w:r>
    </w:p>
    <w:p w14:paraId="0FADA7A5" w14:textId="77777777" w:rsidR="00D57497" w:rsidRDefault="00D57497" w:rsidP="003C2D3F">
      <w:pPr>
        <w:pStyle w:val="Szvegtrzs"/>
        <w:ind w:firstLine="0"/>
      </w:pPr>
      <w:r>
        <w:t>Mind a React, mind a React Native a JavaScript és egy speciális jelölőnyelv, a JSX keverékét használja. A JSX-összetevők elemeinek megjelenítéséhez használt szintaxis azonban eltér a React és a React Native esetében. Ezenkívül a React használ néhány HTML-t és CSS-t, míg a React Native lehetővé teszi a natív mobil felhasználói felület elemeinek használatát.</w:t>
      </w:r>
    </w:p>
    <w:p w14:paraId="14052C47" w14:textId="77777777" w:rsidR="00D57497" w:rsidRDefault="00D57497" w:rsidP="003C2D3F">
      <w:pPr>
        <w:pStyle w:val="Cmsor3"/>
      </w:pPr>
      <w:r>
        <w:lastRenderedPageBreak/>
        <w:t>A React Native beüzemelése</w:t>
      </w:r>
    </w:p>
    <w:p w14:paraId="25805046" w14:textId="7F6F678E" w:rsidR="00D57497" w:rsidRDefault="00D57497" w:rsidP="003C2D3F">
      <w:pPr>
        <w:pStyle w:val="Szvegtrzs"/>
        <w:ind w:firstLine="426"/>
      </w:pPr>
      <w:r>
        <w:t>A React Native-hez először is letöltöttem a Java JDK-t, a Node.js-t, Android Studio-t, és preferencia szerint Visual Code-ot, majd ezeket telepítettem. Mindenből az akkori legújabb verziót töltöttem és telepítettem fel, kivéve a JAVA JDK-ból, amiből a 15.0.2-es verziót telepítettem fel</w:t>
      </w:r>
      <w:ins w:id="113" w:author="Balázs Dán" w:date="2021-11-09T17:43:00Z">
        <w:r w:rsidR="00FE0F33">
          <w:t xml:space="preserve"> </w:t>
        </w:r>
        <w:r w:rsidR="00FE0F33">
          <w:fldChar w:fldCharType="begin"/>
        </w:r>
        <w:r w:rsidR="00FE0F33">
          <w:instrText xml:space="preserve"> REF _Ref87372214 \r \h </w:instrText>
        </w:r>
      </w:ins>
      <w:r w:rsidR="00FE0F33">
        <w:fldChar w:fldCharType="separate"/>
      </w:r>
      <w:ins w:id="114" w:author="Balázs Dán" w:date="2021-11-09T17:43:00Z">
        <w:r w:rsidR="00FE0F33">
          <w:t>[13]</w:t>
        </w:r>
        <w:r w:rsidR="00FE0F33">
          <w:fldChar w:fldCharType="end"/>
        </w:r>
      </w:ins>
      <w:r>
        <w:t>.</w:t>
      </w:r>
    </w:p>
    <w:p w14:paraId="469454E9" w14:textId="77777777" w:rsidR="00D57497" w:rsidRDefault="00D57497" w:rsidP="003C2D3F">
      <w:pPr>
        <w:pStyle w:val="Szvegtrzs"/>
        <w:ind w:firstLine="426"/>
      </w:pPr>
      <w:r>
        <w:t>A JDK eltelepítése után módosítani kellett a környezeti változókat hasonlóképpen, mint ahogy a 3.2. PHP pontban a php esetén tettem (11. ábra):</w:t>
      </w:r>
    </w:p>
    <w:p w14:paraId="438A536C" w14:textId="77777777" w:rsidR="00D57497" w:rsidRDefault="00D57497" w:rsidP="003C2D3F">
      <w:pPr>
        <w:pStyle w:val="Szvegtrzs"/>
        <w:ind w:firstLine="0"/>
        <w:jc w:val="center"/>
      </w:pPr>
      <w:r>
        <w:rPr>
          <w:noProof/>
        </w:rPr>
        <w:drawing>
          <wp:anchor distT="0" distB="0" distL="114300" distR="114300" simplePos="0" relativeHeight="251674624" behindDoc="0" locked="0" layoutInCell="1" allowOverlap="1" wp14:anchorId="108EEE4A" wp14:editId="56584C0C">
            <wp:simplePos x="0" y="0"/>
            <wp:positionH relativeFrom="margin">
              <wp:align>center</wp:align>
            </wp:positionH>
            <wp:positionV relativeFrom="paragraph">
              <wp:posOffset>0</wp:posOffset>
            </wp:positionV>
            <wp:extent cx="3721209" cy="3405674"/>
            <wp:effectExtent l="0" t="0" r="0" b="4445"/>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pic:cNvPicPr/>
                  </pic:nvPicPr>
                  <pic:blipFill>
                    <a:blip r:embed="rId29">
                      <a:extLst>
                        <a:ext uri="{28A0092B-C50C-407E-A947-70E740481C1C}">
                          <a14:useLocalDpi xmlns:a14="http://schemas.microsoft.com/office/drawing/2010/main" val="0"/>
                        </a:ext>
                      </a:extLst>
                    </a:blip>
                    <a:stretch>
                      <a:fillRect/>
                    </a:stretch>
                  </pic:blipFill>
                  <pic:spPr>
                    <a:xfrm>
                      <a:off x="0" y="0"/>
                      <a:ext cx="3721209" cy="3405674"/>
                    </a:xfrm>
                    <a:prstGeom prst="rect">
                      <a:avLst/>
                    </a:prstGeom>
                  </pic:spPr>
                </pic:pic>
              </a:graphicData>
            </a:graphic>
            <wp14:sizeRelH relativeFrom="margin">
              <wp14:pctWidth>0</wp14:pctWidth>
            </wp14:sizeRelH>
            <wp14:sizeRelV relativeFrom="margin">
              <wp14:pctHeight>0</wp14:pctHeight>
            </wp14:sizeRelV>
          </wp:anchor>
        </w:drawing>
      </w:r>
      <w:r>
        <w:t>11. ábra: Környezeti változók szerkesztése</w:t>
      </w:r>
    </w:p>
    <w:p w14:paraId="2CAF3BD7" w14:textId="77777777" w:rsidR="00D57497" w:rsidRDefault="00D57497" w:rsidP="003C2D3F">
      <w:pPr>
        <w:pStyle w:val="Szvegtrzs"/>
        <w:ind w:firstLine="0"/>
      </w:pPr>
    </w:p>
    <w:p w14:paraId="59976645" w14:textId="77777777" w:rsidR="00D57497" w:rsidRDefault="00D57497" w:rsidP="003C2D3F">
      <w:pPr>
        <w:pStyle w:val="Szvegtrzs"/>
        <w:ind w:firstLine="0"/>
      </w:pPr>
      <w:r>
        <w:t>A Node.js feltelepítése után terminálban végrehajtottam a következő utasításokat:</w:t>
      </w:r>
    </w:p>
    <w:p w14:paraId="203B43A1" w14:textId="77777777" w:rsidR="00D57497" w:rsidRDefault="00D57497" w:rsidP="003C2D3F">
      <w:pPr>
        <w:pStyle w:val="Szvegtrzs"/>
        <w:ind w:left="426" w:firstLine="0"/>
      </w:pPr>
      <w:r w:rsidRPr="002752B7">
        <w:rPr>
          <w:bdr w:val="single" w:sz="4" w:space="0" w:color="auto"/>
          <w:shd w:val="clear" w:color="auto" w:fill="E7E6E6" w:themeFill="background2"/>
        </w:rPr>
        <w:t>node -v</w:t>
      </w:r>
      <w:r>
        <w:t>: hogy meggyőződjek a telepítés sikerességéről</w:t>
      </w:r>
    </w:p>
    <w:p w14:paraId="1C9E33CF" w14:textId="77777777" w:rsidR="00D57497" w:rsidRDefault="00D57497" w:rsidP="003C2D3F">
      <w:pPr>
        <w:pStyle w:val="Szvegtrzs"/>
        <w:ind w:left="426" w:firstLine="0"/>
      </w:pPr>
      <w:r w:rsidRPr="00496FE4">
        <w:rPr>
          <w:bdr w:val="single" w:sz="4" w:space="0" w:color="auto"/>
          <w:shd w:val="clear" w:color="auto" w:fill="E7E6E6" w:themeFill="background2"/>
        </w:rPr>
        <w:t>npm install -g react-native-cli</w:t>
      </w:r>
      <w:r>
        <w:t>: globális változók csomagot telepít fel</w:t>
      </w:r>
    </w:p>
    <w:p w14:paraId="7C364823" w14:textId="77777777" w:rsidR="00D57497" w:rsidRDefault="00D57497" w:rsidP="003C2D3F">
      <w:pPr>
        <w:pStyle w:val="Szvegtrzs"/>
        <w:ind w:firstLine="0"/>
      </w:pPr>
    </w:p>
    <w:p w14:paraId="497A72E8" w14:textId="77777777" w:rsidR="00D57497" w:rsidRDefault="00D57497" w:rsidP="003C2D3F">
      <w:pPr>
        <w:pStyle w:val="Szvegtrzs"/>
        <w:ind w:firstLine="426"/>
      </w:pPr>
      <w:r>
        <w:t xml:space="preserve">Az Android Studio telepítését követően elindítottam az alkalmazást, hogy feltelepítsem az Android SDK-t. A </w:t>
      </w:r>
      <w:r w:rsidRPr="009E65C1">
        <w:rPr>
          <w:bdr w:val="single" w:sz="4" w:space="0" w:color="auto"/>
          <w:shd w:val="clear" w:color="auto" w:fill="E7E6E6" w:themeFill="background2"/>
        </w:rPr>
        <w:t>Configure &gt; SDK Manager</w:t>
      </w:r>
      <w:r>
        <w:t xml:space="preserve">, vagy a </w:t>
      </w:r>
      <w:r w:rsidRPr="009E65C1">
        <w:rPr>
          <w:bdr w:val="single" w:sz="4" w:space="0" w:color="auto"/>
          <w:shd w:val="clear" w:color="auto" w:fill="E7E6E6" w:themeFill="background2"/>
        </w:rPr>
        <w:t>Tools &gt; SDK Manager</w:t>
      </w:r>
      <w:r>
        <w:t xml:space="preserve"> menüpontnál feltelepítettem az Android 10 (Q) SDK-t. </w:t>
      </w:r>
    </w:p>
    <w:p w14:paraId="7997026C" w14:textId="4081E20A" w:rsidR="00D57497" w:rsidRDefault="00D57497" w:rsidP="003C2D3F">
      <w:pPr>
        <w:pStyle w:val="Szvegtrzs"/>
        <w:ind w:firstLine="0"/>
      </w:pPr>
      <w:r>
        <w:t xml:space="preserve">Majd a </w:t>
      </w:r>
      <w:r w:rsidRPr="003F1A53">
        <w:rPr>
          <w:bdr w:val="single" w:sz="4" w:space="0" w:color="auto"/>
          <w:shd w:val="clear" w:color="auto" w:fill="E7E6E6" w:themeFill="background2"/>
        </w:rPr>
        <w:t>Tools &gt; AVD Manager</w:t>
      </w:r>
      <w:r>
        <w:t xml:space="preserve"> menüpontnál létrehoztam egy új virtuális eszközt. Én a Pixel 5-öt választottam. Ezt követően hozzáadtam a környezeti változóimat.</w:t>
      </w:r>
      <w:ins w:id="115" w:author="Dr. Kocsis Gergely" w:date="2021-11-07T22:12:00Z">
        <w:r w:rsidR="007226D2">
          <w:t xml:space="preserve"> </w:t>
        </w:r>
      </w:ins>
      <w:r>
        <w:t xml:space="preserve">Hozzáadtam az </w:t>
      </w:r>
      <w:r w:rsidRPr="00864198">
        <w:rPr>
          <w:rFonts w:ascii="Consolas" w:hAnsi="Consolas"/>
          <w:sz w:val="22"/>
          <w:szCs w:val="22"/>
          <w:rPrChange w:id="116" w:author="Dr. Kocsis Gergely" w:date="2021-11-07T22:12:00Z">
            <w:rPr/>
          </w:rPrChange>
        </w:rPr>
        <w:t>ANDROID_HOME</w:t>
      </w:r>
      <w:r w:rsidRPr="00864198">
        <w:rPr>
          <w:sz w:val="22"/>
          <w:szCs w:val="22"/>
          <w:rPrChange w:id="117" w:author="Dr. Kocsis Gergely" w:date="2021-11-07T22:12:00Z">
            <w:rPr/>
          </w:rPrChange>
        </w:rPr>
        <w:t xml:space="preserve"> </w:t>
      </w:r>
      <w:r>
        <w:t xml:space="preserve">környezeti </w:t>
      </w:r>
      <w:del w:id="118" w:author="Dr. Kocsis Gergely" w:date="2021-11-07T22:12:00Z">
        <w:r w:rsidDel="00864198">
          <w:delText xml:space="preserve">váltózót </w:delText>
        </w:r>
      </w:del>
      <w:ins w:id="119" w:author="Dr. Kocsis Gergely" w:date="2021-11-07T22:12:00Z">
        <w:r w:rsidR="00864198">
          <w:t xml:space="preserve">változót </w:t>
        </w:r>
      </w:ins>
      <w:r>
        <w:t>a 11. ábrának megfelelően.</w:t>
      </w:r>
    </w:p>
    <w:p w14:paraId="3144E8C3" w14:textId="77777777" w:rsidR="00D57497" w:rsidRDefault="00D57497" w:rsidP="003C2D3F">
      <w:pPr>
        <w:pStyle w:val="Szvegtrzs"/>
        <w:ind w:firstLine="426"/>
      </w:pPr>
      <w:r>
        <w:lastRenderedPageBreak/>
        <w:t>A szakdolgozati projektem létrehozásához a következő utasításokat hajtottam végre a Terminálban:</w:t>
      </w:r>
    </w:p>
    <w:p w14:paraId="3BA260AC" w14:textId="77777777" w:rsidR="00D57497" w:rsidRDefault="00D57497" w:rsidP="003C2D3F">
      <w:pPr>
        <w:pStyle w:val="Szvegtrzs"/>
        <w:ind w:firstLine="426"/>
      </w:pPr>
      <w:r>
        <w:rPr>
          <w:bdr w:val="single" w:sz="4" w:space="0" w:color="auto"/>
          <w:shd w:val="clear" w:color="auto" w:fill="E7E6E6" w:themeFill="background2"/>
        </w:rPr>
        <w:t xml:space="preserve">npx </w:t>
      </w:r>
      <w:r w:rsidRPr="00045CBC">
        <w:rPr>
          <w:bdr w:val="single" w:sz="4" w:space="0" w:color="auto"/>
          <w:shd w:val="clear" w:color="auto" w:fill="E7E6E6" w:themeFill="background2"/>
        </w:rPr>
        <w:t>react-native init SzakdolgozatReactNative</w:t>
      </w:r>
      <w:r>
        <w:t xml:space="preserve">: Mivel a Terminál megnyitását követően nem állítottam be új elérési útvonalat </w:t>
      </w:r>
      <w:r w:rsidRPr="005657FD">
        <w:rPr>
          <w:shd w:val="clear" w:color="auto" w:fill="FFFFFF" w:themeFill="background1"/>
        </w:rPr>
        <w:t xml:space="preserve">a </w:t>
      </w:r>
      <w:r>
        <w:rPr>
          <w:shd w:val="clear" w:color="auto" w:fill="FFFFFF" w:themeFill="background1"/>
        </w:rPr>
        <w:t>„</w:t>
      </w:r>
      <w:r w:rsidRPr="007D417B">
        <w:rPr>
          <w:rFonts w:ascii="Consolas" w:hAnsi="Consolas"/>
          <w:sz w:val="22"/>
          <w:szCs w:val="22"/>
          <w:shd w:val="clear" w:color="auto" w:fill="FFFFFF" w:themeFill="background1"/>
          <w:rPrChange w:id="120" w:author="Dr. Kocsis Gergely" w:date="2021-11-07T22:13:00Z">
            <w:rPr>
              <w:shd w:val="clear" w:color="auto" w:fill="FFFFFF" w:themeFill="background1"/>
            </w:rPr>
          </w:rPrChange>
        </w:rPr>
        <w:t>cd</w:t>
      </w:r>
      <w:r>
        <w:rPr>
          <w:shd w:val="clear" w:color="auto" w:fill="FFFFFF" w:themeFill="background1"/>
        </w:rPr>
        <w:t>”</w:t>
      </w:r>
      <w:r>
        <w:t xml:space="preserve"> paranccsal, így a „</w:t>
      </w:r>
      <w:r w:rsidRPr="007D417B">
        <w:rPr>
          <w:rFonts w:ascii="Consolas" w:hAnsi="Consolas"/>
          <w:sz w:val="22"/>
          <w:szCs w:val="22"/>
          <w:rPrChange w:id="121" w:author="Dr. Kocsis Gergely" w:date="2021-11-07T22:13:00Z">
            <w:rPr/>
          </w:rPrChange>
        </w:rPr>
        <w:t>C:\Users\dnbal\</w:t>
      </w:r>
      <w:r>
        <w:t>” könyvtárban hozta létre a „</w:t>
      </w:r>
      <w:r w:rsidRPr="007D417B">
        <w:rPr>
          <w:rFonts w:ascii="Consolas" w:hAnsi="Consolas"/>
          <w:sz w:val="22"/>
          <w:szCs w:val="22"/>
          <w:rPrChange w:id="122" w:author="Dr. Kocsis Gergely" w:date="2021-11-07T22:13:00Z">
            <w:rPr/>
          </w:rPrChange>
        </w:rPr>
        <w:t>SzakdolgozatReactNative</w:t>
      </w:r>
      <w:r>
        <w:t>” nevű React Native projektem főmappáját.</w:t>
      </w:r>
    </w:p>
    <w:p w14:paraId="5F638C89" w14:textId="77777777" w:rsidR="00D57497" w:rsidRDefault="00D57497" w:rsidP="003C2D3F">
      <w:pPr>
        <w:pStyle w:val="Szvegtrzs"/>
        <w:ind w:firstLine="0"/>
      </w:pPr>
      <w:r w:rsidRPr="00910793">
        <w:rPr>
          <w:bdr w:val="single" w:sz="4" w:space="0" w:color="auto"/>
          <w:shd w:val="clear" w:color="auto" w:fill="E7E6E6" w:themeFill="background2"/>
        </w:rPr>
        <w:t>cd C:\Users\dnbal\AppData\Local\Android\Sdk\emulator</w:t>
      </w:r>
      <w:r>
        <w:t>: Az emulátor definiálásához először is megadtam az emulátor főmappa elérési útvonalát.</w:t>
      </w:r>
    </w:p>
    <w:p w14:paraId="09134CBF" w14:textId="77777777" w:rsidR="00D57497" w:rsidRDefault="00D57497" w:rsidP="003C2D3F">
      <w:pPr>
        <w:pStyle w:val="Szvegtrzs"/>
        <w:ind w:firstLine="0"/>
      </w:pPr>
      <w:r w:rsidRPr="00910793">
        <w:rPr>
          <w:bdr w:val="single" w:sz="4" w:space="0" w:color="auto"/>
          <w:shd w:val="clear" w:color="auto" w:fill="E7E6E6" w:themeFill="background2"/>
        </w:rPr>
        <w:t>emulator -list-avds</w:t>
      </w:r>
      <w:r>
        <w:t>: Ha van elérhető AVD, akkor kilistázza mindet.</w:t>
      </w:r>
    </w:p>
    <w:p w14:paraId="44740138" w14:textId="77777777" w:rsidR="00D57497" w:rsidRDefault="00D57497" w:rsidP="003C2D3F">
      <w:pPr>
        <w:pStyle w:val="Szvegtrzs"/>
        <w:ind w:firstLine="0"/>
      </w:pPr>
      <w:r w:rsidRPr="00910793">
        <w:rPr>
          <w:bdr w:val="single" w:sz="4" w:space="0" w:color="auto"/>
          <w:shd w:val="clear" w:color="auto" w:fill="E7E6E6" w:themeFill="background2"/>
        </w:rPr>
        <w:t>emulator -avd Pixel_5_API_28</w:t>
      </w:r>
      <w:r>
        <w:t xml:space="preserve">: Megadtam, hogy melyik emulátor legyen az alapértelmezett. </w:t>
      </w:r>
    </w:p>
    <w:p w14:paraId="315FA646" w14:textId="77777777" w:rsidR="00D57497" w:rsidRDefault="00D57497" w:rsidP="003C2D3F">
      <w:pPr>
        <w:pStyle w:val="Szvegtrzs"/>
        <w:ind w:firstLine="426"/>
      </w:pPr>
    </w:p>
    <w:p w14:paraId="3D7A989B" w14:textId="7DFAA62E" w:rsidR="00D57497" w:rsidRPr="005C0DE4" w:rsidRDefault="00D57497" w:rsidP="003C2D3F">
      <w:pPr>
        <w:pStyle w:val="Szvegtrzs"/>
        <w:ind w:firstLine="426"/>
      </w:pPr>
      <w:r>
        <w:t>Ezekkel a lépésekkel gyakorlatilag befejeződött a React Native beüzemelésének folyamata, a projekt</w:t>
      </w:r>
      <w:del w:id="123" w:author="Balázs Dán" w:date="2021-11-09T16:05:00Z">
        <w:r w:rsidDel="00E069D9">
          <w:delText>et</w:delText>
        </w:r>
      </w:del>
      <w:r>
        <w:t xml:space="preserve"> a terminálból az </w:t>
      </w:r>
      <w:r w:rsidRPr="000957ED">
        <w:rPr>
          <w:bdr w:val="single" w:sz="4" w:space="0" w:color="auto"/>
          <w:shd w:val="clear" w:color="auto" w:fill="E7E6E6" w:themeFill="background2"/>
        </w:rPr>
        <w:t>npx react-native run-android</w:t>
      </w:r>
      <w:r>
        <w:rPr>
          <w:shd w:val="clear" w:color="auto" w:fill="FFFFFF" w:themeFill="background1"/>
        </w:rPr>
        <w:t xml:space="preserve"> paranccsal bármikor indítható. Én a </w:t>
      </w:r>
      <w:r w:rsidRPr="000957ED">
        <w:rPr>
          <w:bdr w:val="single" w:sz="4" w:space="0" w:color="auto"/>
          <w:shd w:val="clear" w:color="auto" w:fill="E7E6E6" w:themeFill="background2"/>
        </w:rPr>
        <w:t>yarn android</w:t>
      </w:r>
      <w:r>
        <w:rPr>
          <w:shd w:val="clear" w:color="auto" w:fill="FFFFFF" w:themeFill="background1"/>
        </w:rPr>
        <w:t xml:space="preserve"> paranccsal tettem ezt meg, amelyhez szükséges egy előzetes yarn telepítés az </w:t>
      </w:r>
      <w:r w:rsidRPr="000957ED">
        <w:rPr>
          <w:bdr w:val="single" w:sz="4" w:space="0" w:color="auto"/>
          <w:shd w:val="clear" w:color="auto" w:fill="E7E6E6" w:themeFill="background2"/>
        </w:rPr>
        <w:t>npm inst</w:t>
      </w:r>
      <w:del w:id="124" w:author="Balázs Dán" w:date="2021-11-09T17:31:00Z">
        <w:r w:rsidRPr="000957ED" w:rsidDel="00CB6136">
          <w:rPr>
            <w:bdr w:val="single" w:sz="4" w:space="0" w:color="auto"/>
            <w:shd w:val="clear" w:color="auto" w:fill="E7E6E6" w:themeFill="background2"/>
          </w:rPr>
          <w:delText>al</w:delText>
        </w:r>
      </w:del>
      <w:ins w:id="125" w:author="Balázs Dán" w:date="2021-11-09T17:31:00Z">
        <w:r w:rsidR="00CB6136">
          <w:rPr>
            <w:bdr w:val="single" w:sz="4" w:space="0" w:color="auto"/>
            <w:shd w:val="clear" w:color="auto" w:fill="E7E6E6" w:themeFill="background2"/>
          </w:rPr>
          <w:t>–</w:t>
        </w:r>
      </w:ins>
      <w:r w:rsidRPr="000957ED">
        <w:rPr>
          <w:bdr w:val="single" w:sz="4" w:space="0" w:color="auto"/>
          <w:shd w:val="clear" w:color="auto" w:fill="E7E6E6" w:themeFill="background2"/>
        </w:rPr>
        <w:t>l --global yarn</w:t>
      </w:r>
      <w:r>
        <w:rPr>
          <w:shd w:val="clear" w:color="auto" w:fill="FFFFFF" w:themeFill="background1"/>
        </w:rPr>
        <w:t xml:space="preserve"> paranccsal. Ez csak preferencia kérdése.</w:t>
      </w:r>
    </w:p>
    <w:p w14:paraId="233D4F99" w14:textId="0FA72F29" w:rsidR="00D57497" w:rsidRDefault="00D57497" w:rsidP="003C2D3F">
      <w:pPr>
        <w:pStyle w:val="Cmsor1"/>
        <w:spacing w:after="0" w:line="360" w:lineRule="auto"/>
      </w:pPr>
      <w:r>
        <w:lastRenderedPageBreak/>
        <w:t>Hardver</w:t>
      </w:r>
      <w:r w:rsidR="00EC46A9">
        <w:t>ek</w:t>
      </w:r>
      <w:r>
        <w:t xml:space="preserve"> összeállítása</w:t>
      </w:r>
    </w:p>
    <w:p w14:paraId="02235988" w14:textId="77777777" w:rsidR="00D57497" w:rsidRDefault="00D57497" w:rsidP="003C2D3F">
      <w:pPr>
        <w:pStyle w:val="Szvegtrzs"/>
        <w:ind w:firstLine="426"/>
      </w:pPr>
      <w:r>
        <w:t>Mielőtt hozzákezdtem volna bármelyik rendszernek az összeállításához, először is meg kellett terveznem azok funkcionalitását.</w:t>
      </w:r>
    </w:p>
    <w:p w14:paraId="212E6BAF" w14:textId="16B452B1" w:rsidR="00D57497" w:rsidRDefault="00D57497" w:rsidP="003C2D3F">
      <w:pPr>
        <w:pStyle w:val="Szvegtrzs"/>
        <w:ind w:firstLine="426"/>
      </w:pPr>
      <w:r>
        <w:t>Az RFID-s kártyaolvasórendszer nyitásának feltétele, hogy kártyaérintés esetén megvizsgálja, hogy egy adott adatbázison belül szerepel-e a használt RFID ID-ja és a használt Arduino ID-ja. Ha az RFID-ID szerepel az adatbázis rendszerben, és annak az ajtónyitási státusza az engedélyezett az adott Arduino ID-ra, akkor kinyitja az ajtót. Más eltérő esetben megtagadja ezt, és nem nyílik ki az ajtó. Olyan RFID-ID ajtónyitási próbálkozása esetén, amely szerepel az adatbázisban, elmenti azon RFID ID-ját és annak használati idejét egy „logs” adattáblába, ajtónyitási státuszától függetlenül, valamint hogy melyik Arduino-t próbálta használni. A használati eszközt –</w:t>
      </w:r>
      <w:ins w:id="126" w:author="Dr. Kocsis Gergely" w:date="2021-11-07T22:16:00Z">
        <w:r w:rsidR="00831841">
          <w:t xml:space="preserve"> </w:t>
        </w:r>
      </w:ins>
      <w:r>
        <w:t>Arduino vagy Applikáció</w:t>
      </w:r>
      <w:ins w:id="127" w:author="Dr. Kocsis Gergely" w:date="2021-11-07T22:16:00Z">
        <w:r w:rsidR="00831841">
          <w:t xml:space="preserve"> </w:t>
        </w:r>
      </w:ins>
      <w:r>
        <w:t>– is feltölti az adattáblába. Adatbázison kívüli RFID azonosítót nem fog elmenteni a logs-ba. Figyelembevéve, hogy egy háztartásban felt</w:t>
      </w:r>
      <w:ins w:id="128" w:author="Dr. Kocsis Gergely" w:date="2021-11-07T22:16:00Z">
        <w:r w:rsidR="00831841">
          <w:t>e</w:t>
        </w:r>
      </w:ins>
      <w:r>
        <w:t>het</w:t>
      </w:r>
      <w:del w:id="129" w:author="Dr. Kocsis Gergely" w:date="2021-11-07T22:16:00Z">
        <w:r w:rsidDel="00831841">
          <w:delText>et</w:delText>
        </w:r>
      </w:del>
      <w:r>
        <w:t>ően minden lakónak egy-egy RFID-ja lesz – de több bejárati ajtóval rendelkezik a lakás –, biztosítani kell az egy RFID-val való, több Arduino-hoz való hozzáférés lehetőségét.</w:t>
      </w:r>
    </w:p>
    <w:p w14:paraId="7C5A8E2A" w14:textId="58CB02A1" w:rsidR="00563D6A" w:rsidRDefault="00D57497" w:rsidP="00563D6A">
      <w:pPr>
        <w:pStyle w:val="Szvegtrzs"/>
        <w:ind w:firstLine="426"/>
      </w:pPr>
      <w:r>
        <w:t>A kamerarendszernek képesnek kell lennie állókép készítésére és annak egy web-es felületre való feltöltésére, illetve videó közvetítésre. Az állókép készítése egy PIR mozgásérzékelővel történne. A videó úgyszintén egy web-es felületen elérhetőnek kell lennie.</w:t>
      </w:r>
    </w:p>
    <w:p w14:paraId="6EADDA2D" w14:textId="77777777" w:rsidR="00D57497" w:rsidRDefault="00D57497" w:rsidP="003C2D3F">
      <w:pPr>
        <w:pStyle w:val="Szvegtrzs"/>
        <w:ind w:firstLine="0"/>
      </w:pPr>
    </w:p>
    <w:p w14:paraId="1E97DB7F"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42CC6763" w14:textId="77777777" w:rsidR="00D57497" w:rsidRDefault="00D57497" w:rsidP="003C2D3F">
      <w:pPr>
        <w:pStyle w:val="Cmsor2"/>
        <w:spacing w:after="0"/>
      </w:pPr>
      <w:r>
        <w:lastRenderedPageBreak/>
        <w:t>RFID-s ajtózárszerkezet összeállítása</w:t>
      </w:r>
    </w:p>
    <w:p w14:paraId="36A7090C" w14:textId="2CD222C7" w:rsidR="00D57497" w:rsidRDefault="00D57497" w:rsidP="003C2D3F">
      <w:pPr>
        <w:pStyle w:val="Szvegtrzs"/>
        <w:ind w:firstLine="426"/>
      </w:pPr>
      <w:r>
        <w:t>Elsősorban összeillesztettem az Arduino Mega 2560 Board-ot az Ethernet Shield R3-mal, amelyet az RFID kártyaolvasó rendszer létrehozásához fogok felhasználni. A rendszer megalkotásához Jumper kábeleket használtam, amelyeket az alábbi, az Arduino Uno-hoz tartozó, az Arduino hivatalos oldalán közzétett kötési rajz alapján kötöttem be (12. ábra)</w:t>
      </w:r>
      <w:ins w:id="130" w:author="Balázs Dán" w:date="2021-11-09T17:48:00Z">
        <w:r w:rsidR="009603EC">
          <w:t xml:space="preserve"> </w:t>
        </w:r>
        <w:r w:rsidR="009603EC">
          <w:fldChar w:fldCharType="begin"/>
        </w:r>
        <w:r w:rsidR="009603EC">
          <w:instrText xml:space="preserve"> REF _Ref87372527 \r \h </w:instrText>
        </w:r>
      </w:ins>
      <w:r w:rsidR="009603EC">
        <w:fldChar w:fldCharType="separate"/>
      </w:r>
      <w:ins w:id="131" w:author="Balázs Dán" w:date="2021-11-09T17:48:00Z">
        <w:r w:rsidR="009603EC">
          <w:t>[14]</w:t>
        </w:r>
        <w:r w:rsidR="009603EC">
          <w:fldChar w:fldCharType="end"/>
        </w:r>
      </w:ins>
      <w:r>
        <w:t>:</w:t>
      </w:r>
    </w:p>
    <w:p w14:paraId="4112E129" w14:textId="77777777" w:rsidR="00D57497" w:rsidRDefault="00D57497" w:rsidP="003C2D3F">
      <w:pPr>
        <w:pStyle w:val="Szvegtrzs"/>
        <w:ind w:firstLine="0"/>
        <w:jc w:val="center"/>
      </w:pPr>
      <w:r>
        <w:rPr>
          <w:noProof/>
        </w:rPr>
        <w:drawing>
          <wp:anchor distT="0" distB="0" distL="114300" distR="114300" simplePos="0" relativeHeight="251662336" behindDoc="0" locked="0" layoutInCell="1" allowOverlap="1" wp14:anchorId="146A46EC" wp14:editId="1B5DD7B4">
            <wp:simplePos x="0" y="0"/>
            <wp:positionH relativeFrom="margin">
              <wp:posOffset>-2043</wp:posOffset>
            </wp:positionH>
            <wp:positionV relativeFrom="paragraph">
              <wp:posOffset>-189</wp:posOffset>
            </wp:positionV>
            <wp:extent cx="5399405" cy="3077845"/>
            <wp:effectExtent l="0" t="0" r="0" b="8255"/>
            <wp:wrapTopAndBottom/>
            <wp:docPr id="19" name="Kép 1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a:hlinkClick r:id="rId30"/>
                    </pic:cNvP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405" cy="3077845"/>
                    </a:xfrm>
                    <a:prstGeom prst="rect">
                      <a:avLst/>
                    </a:prstGeom>
                  </pic:spPr>
                </pic:pic>
              </a:graphicData>
            </a:graphic>
          </wp:anchor>
        </w:drawing>
      </w:r>
      <w:r>
        <w:t>12.ábra: Arduino Uno RFID sematikus rajza</w:t>
      </w:r>
    </w:p>
    <w:p w14:paraId="0C54A688" w14:textId="5FCD2CB0" w:rsidR="00D57497" w:rsidRDefault="00D57497" w:rsidP="003C2D3F">
      <w:pPr>
        <w:pStyle w:val="Szvegtrzs"/>
      </w:pPr>
      <w:r>
        <w:t>Mivel én Arduino Mega-val rendelkezem, és az Arduino Uno, illetve Arduino Mega 2560 SPI pin-jeinek az elhelyezkedései különbözőek, ezért némi módosításra volt szükségem. A két Arduino Board SPI pin-jeinek az elhelyezkedése az alábbi táblázat szerint</w:t>
      </w:r>
      <w:ins w:id="132" w:author="Balázs Dán" w:date="2021-11-09T17:50:00Z">
        <w:r w:rsidR="008909BB">
          <w:t xml:space="preserve"> </w:t>
        </w:r>
        <w:r w:rsidR="008909BB">
          <w:fldChar w:fldCharType="begin"/>
        </w:r>
        <w:r w:rsidR="008909BB">
          <w:instrText xml:space="preserve"> REF _Ref87372652 \r \h </w:instrText>
        </w:r>
      </w:ins>
      <w:r w:rsidR="008909BB">
        <w:fldChar w:fldCharType="separate"/>
      </w:r>
      <w:ins w:id="133" w:author="Balázs Dán" w:date="2021-11-09T17:50:00Z">
        <w:r w:rsidR="008909BB">
          <w:t>[15]</w:t>
        </w:r>
        <w:r w:rsidR="008909BB">
          <w:fldChar w:fldCharType="end"/>
        </w:r>
      </w:ins>
      <w:r>
        <w:t>:</w:t>
      </w:r>
    </w:p>
    <w:tbl>
      <w:tblPr>
        <w:tblStyle w:val="Rcsostblzat"/>
        <w:tblW w:w="0" w:type="auto"/>
        <w:jc w:val="center"/>
        <w:tblLook w:val="04A0" w:firstRow="1" w:lastRow="0" w:firstColumn="1" w:lastColumn="0" w:noHBand="0" w:noVBand="1"/>
      </w:tblPr>
      <w:tblGrid>
        <w:gridCol w:w="1911"/>
        <w:gridCol w:w="1651"/>
        <w:gridCol w:w="1652"/>
        <w:gridCol w:w="1645"/>
        <w:gridCol w:w="1634"/>
      </w:tblGrid>
      <w:tr w:rsidR="00D57497" w14:paraId="015DB1E6" w14:textId="77777777" w:rsidTr="00847EA0">
        <w:trPr>
          <w:jc w:val="center"/>
        </w:trPr>
        <w:tc>
          <w:tcPr>
            <w:tcW w:w="1911" w:type="dxa"/>
          </w:tcPr>
          <w:p w14:paraId="26857192" w14:textId="77777777" w:rsidR="00D57497" w:rsidRDefault="00D57497" w:rsidP="003C2D3F">
            <w:pPr>
              <w:pStyle w:val="Szvegtrzs"/>
              <w:ind w:firstLine="0"/>
              <w:jc w:val="left"/>
            </w:pPr>
            <w:r>
              <w:t>Arduino/Genuino Board</w:t>
            </w:r>
          </w:p>
        </w:tc>
        <w:tc>
          <w:tcPr>
            <w:tcW w:w="1651" w:type="dxa"/>
            <w:vAlign w:val="center"/>
          </w:tcPr>
          <w:p w14:paraId="6862B06C" w14:textId="77777777" w:rsidR="00D57497" w:rsidRDefault="00D57497" w:rsidP="003C2D3F">
            <w:pPr>
              <w:pStyle w:val="Szvegtrzs"/>
              <w:ind w:firstLine="0"/>
              <w:jc w:val="center"/>
            </w:pPr>
            <w:r>
              <w:t>MOSI</w:t>
            </w:r>
          </w:p>
        </w:tc>
        <w:tc>
          <w:tcPr>
            <w:tcW w:w="1652" w:type="dxa"/>
            <w:vAlign w:val="center"/>
          </w:tcPr>
          <w:p w14:paraId="2D171CE4" w14:textId="77777777" w:rsidR="00D57497" w:rsidRDefault="00D57497" w:rsidP="003C2D3F">
            <w:pPr>
              <w:pStyle w:val="Szvegtrzs"/>
              <w:ind w:firstLine="0"/>
              <w:jc w:val="center"/>
            </w:pPr>
            <w:r>
              <w:t>MISO</w:t>
            </w:r>
          </w:p>
        </w:tc>
        <w:tc>
          <w:tcPr>
            <w:tcW w:w="1645" w:type="dxa"/>
            <w:vAlign w:val="center"/>
          </w:tcPr>
          <w:p w14:paraId="6ABC21C1" w14:textId="77777777" w:rsidR="00D57497" w:rsidRDefault="00D57497" w:rsidP="003C2D3F">
            <w:pPr>
              <w:pStyle w:val="Szvegtrzs"/>
              <w:ind w:firstLine="0"/>
              <w:jc w:val="center"/>
            </w:pPr>
            <w:r>
              <w:t>SCK</w:t>
            </w:r>
          </w:p>
        </w:tc>
        <w:tc>
          <w:tcPr>
            <w:tcW w:w="1634" w:type="dxa"/>
            <w:vAlign w:val="center"/>
          </w:tcPr>
          <w:p w14:paraId="4E67DB87" w14:textId="77777777" w:rsidR="00D57497" w:rsidRDefault="00D57497" w:rsidP="003C2D3F">
            <w:pPr>
              <w:pStyle w:val="Szvegtrzs"/>
              <w:ind w:firstLine="0"/>
              <w:jc w:val="center"/>
            </w:pPr>
            <w:r>
              <w:t>SS</w:t>
            </w:r>
          </w:p>
        </w:tc>
      </w:tr>
      <w:tr w:rsidR="00D57497" w14:paraId="3AA655D6" w14:textId="77777777" w:rsidTr="00847EA0">
        <w:trPr>
          <w:jc w:val="center"/>
        </w:trPr>
        <w:tc>
          <w:tcPr>
            <w:tcW w:w="1911" w:type="dxa"/>
          </w:tcPr>
          <w:p w14:paraId="027E6E98" w14:textId="77777777" w:rsidR="00D57497" w:rsidRDefault="00D57497" w:rsidP="003C2D3F">
            <w:pPr>
              <w:pStyle w:val="Szvegtrzs"/>
              <w:ind w:firstLine="0"/>
              <w:jc w:val="left"/>
            </w:pPr>
            <w:r>
              <w:t>Uno</w:t>
            </w:r>
          </w:p>
        </w:tc>
        <w:tc>
          <w:tcPr>
            <w:tcW w:w="1651" w:type="dxa"/>
            <w:vAlign w:val="center"/>
          </w:tcPr>
          <w:p w14:paraId="47656CE0" w14:textId="77777777" w:rsidR="00D57497" w:rsidRDefault="00D57497" w:rsidP="003C2D3F">
            <w:pPr>
              <w:pStyle w:val="Szvegtrzs"/>
              <w:ind w:firstLine="0"/>
              <w:jc w:val="center"/>
            </w:pPr>
            <w:r>
              <w:t>11</w:t>
            </w:r>
          </w:p>
        </w:tc>
        <w:tc>
          <w:tcPr>
            <w:tcW w:w="1652" w:type="dxa"/>
            <w:vAlign w:val="center"/>
          </w:tcPr>
          <w:p w14:paraId="190EA06F" w14:textId="77777777" w:rsidR="00D57497" w:rsidRDefault="00D57497" w:rsidP="003C2D3F">
            <w:pPr>
              <w:pStyle w:val="Szvegtrzs"/>
              <w:ind w:firstLine="0"/>
              <w:jc w:val="center"/>
            </w:pPr>
            <w:r>
              <w:t>12</w:t>
            </w:r>
          </w:p>
        </w:tc>
        <w:tc>
          <w:tcPr>
            <w:tcW w:w="1645" w:type="dxa"/>
            <w:vAlign w:val="center"/>
          </w:tcPr>
          <w:p w14:paraId="612D7F64" w14:textId="77777777" w:rsidR="00D57497" w:rsidRDefault="00D57497" w:rsidP="003C2D3F">
            <w:pPr>
              <w:pStyle w:val="Szvegtrzs"/>
              <w:ind w:firstLine="0"/>
              <w:jc w:val="center"/>
            </w:pPr>
            <w:r>
              <w:t>13</w:t>
            </w:r>
          </w:p>
        </w:tc>
        <w:tc>
          <w:tcPr>
            <w:tcW w:w="1634" w:type="dxa"/>
            <w:vAlign w:val="center"/>
          </w:tcPr>
          <w:p w14:paraId="297CFA98" w14:textId="77777777" w:rsidR="00D57497" w:rsidRDefault="00D57497" w:rsidP="003C2D3F">
            <w:pPr>
              <w:pStyle w:val="Szvegtrzs"/>
              <w:ind w:firstLine="0"/>
              <w:jc w:val="center"/>
            </w:pPr>
            <w:r>
              <w:t>10</w:t>
            </w:r>
          </w:p>
        </w:tc>
      </w:tr>
      <w:tr w:rsidR="00D57497" w14:paraId="5CBEB879" w14:textId="77777777" w:rsidTr="00847EA0">
        <w:trPr>
          <w:jc w:val="center"/>
        </w:trPr>
        <w:tc>
          <w:tcPr>
            <w:tcW w:w="1911" w:type="dxa"/>
          </w:tcPr>
          <w:p w14:paraId="1A37CA90" w14:textId="77777777" w:rsidR="00D57497" w:rsidRDefault="00D57497" w:rsidP="003C2D3F">
            <w:pPr>
              <w:pStyle w:val="Szvegtrzs"/>
              <w:ind w:firstLine="0"/>
              <w:jc w:val="left"/>
            </w:pPr>
            <w:r>
              <w:t>Mega2560</w:t>
            </w:r>
          </w:p>
        </w:tc>
        <w:tc>
          <w:tcPr>
            <w:tcW w:w="1651" w:type="dxa"/>
            <w:vAlign w:val="center"/>
          </w:tcPr>
          <w:p w14:paraId="6962A54A" w14:textId="77777777" w:rsidR="00D57497" w:rsidRDefault="00D57497" w:rsidP="003C2D3F">
            <w:pPr>
              <w:pStyle w:val="Szvegtrzs"/>
              <w:ind w:firstLine="0"/>
              <w:jc w:val="center"/>
            </w:pPr>
            <w:r>
              <w:t>51</w:t>
            </w:r>
          </w:p>
        </w:tc>
        <w:tc>
          <w:tcPr>
            <w:tcW w:w="1652" w:type="dxa"/>
            <w:vAlign w:val="center"/>
          </w:tcPr>
          <w:p w14:paraId="086C03D1" w14:textId="77777777" w:rsidR="00D57497" w:rsidRDefault="00D57497" w:rsidP="003C2D3F">
            <w:pPr>
              <w:pStyle w:val="Szvegtrzs"/>
              <w:ind w:firstLine="0"/>
              <w:jc w:val="center"/>
            </w:pPr>
            <w:r>
              <w:t>50</w:t>
            </w:r>
          </w:p>
        </w:tc>
        <w:tc>
          <w:tcPr>
            <w:tcW w:w="1645" w:type="dxa"/>
            <w:vAlign w:val="center"/>
          </w:tcPr>
          <w:p w14:paraId="32DB2D09" w14:textId="77777777" w:rsidR="00D57497" w:rsidRDefault="00D57497" w:rsidP="003C2D3F">
            <w:pPr>
              <w:pStyle w:val="Szvegtrzs"/>
              <w:ind w:firstLine="0"/>
              <w:jc w:val="center"/>
            </w:pPr>
            <w:r>
              <w:t>52</w:t>
            </w:r>
          </w:p>
        </w:tc>
        <w:tc>
          <w:tcPr>
            <w:tcW w:w="1634" w:type="dxa"/>
            <w:vAlign w:val="center"/>
          </w:tcPr>
          <w:p w14:paraId="1D5B9062" w14:textId="77777777" w:rsidR="00D57497" w:rsidRDefault="00D57497" w:rsidP="003C2D3F">
            <w:pPr>
              <w:pStyle w:val="Szvegtrzs"/>
              <w:ind w:firstLine="0"/>
              <w:jc w:val="center"/>
            </w:pPr>
            <w:r>
              <w:t>53</w:t>
            </w:r>
          </w:p>
        </w:tc>
      </w:tr>
    </w:tbl>
    <w:p w14:paraId="1BB7CEA1" w14:textId="77777777" w:rsidR="00D57497" w:rsidRDefault="00D57497" w:rsidP="003C2D3F">
      <w:pPr>
        <w:pStyle w:val="Szvegtrzs"/>
      </w:pPr>
      <w:r>
        <w:rPr>
          <w:noProof/>
        </w:rPr>
        <w:lastRenderedPageBreak/>
        <w:drawing>
          <wp:anchor distT="0" distB="0" distL="114300" distR="114300" simplePos="0" relativeHeight="251663360" behindDoc="0" locked="0" layoutInCell="1" allowOverlap="1" wp14:anchorId="56833D07" wp14:editId="03C91B60">
            <wp:simplePos x="0" y="0"/>
            <wp:positionH relativeFrom="margin">
              <wp:align>center</wp:align>
            </wp:positionH>
            <wp:positionV relativeFrom="paragraph">
              <wp:posOffset>1048385</wp:posOffset>
            </wp:positionV>
            <wp:extent cx="5751830" cy="3282950"/>
            <wp:effectExtent l="0" t="0" r="1270" b="0"/>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1830" cy="3282950"/>
                    </a:xfrm>
                    <a:prstGeom prst="rect">
                      <a:avLst/>
                    </a:prstGeom>
                  </pic:spPr>
                </pic:pic>
              </a:graphicData>
            </a:graphic>
            <wp14:sizeRelH relativeFrom="margin">
              <wp14:pctWidth>0</wp14:pctWidth>
            </wp14:sizeRelH>
            <wp14:sizeRelV relativeFrom="margin">
              <wp14:pctHeight>0</wp14:pctHeight>
            </wp14:sizeRelV>
          </wp:anchor>
        </w:drawing>
      </w:r>
      <w:r>
        <w:t>Az Arduino hivatalos oldalán feltüntetett sematikus rajz alapján elvégeztem a szükséges módosításokat. Ezután bekötöttem még egy RGB LED-et, mint indikátort (debugging-hoz), valamint egy relét, ami az ajtónyitást fogja elvégezni. Mindezen műveletek után a sematikus rajz az alábbi (13. ábra):</w:t>
      </w:r>
    </w:p>
    <w:p w14:paraId="757EB3B4" w14:textId="77777777" w:rsidR="00D57497" w:rsidRDefault="00D57497" w:rsidP="003C2D3F">
      <w:pPr>
        <w:pStyle w:val="Szvegtrzs"/>
        <w:ind w:firstLine="0"/>
        <w:jc w:val="center"/>
      </w:pPr>
      <w:r>
        <w:t>13. ábra: Kötési rajz az ajtózárszerkezetről Arduino Mega 2560-nal</w:t>
      </w:r>
    </w:p>
    <w:p w14:paraId="18C0E998" w14:textId="77777777" w:rsidR="00D57497" w:rsidRDefault="00D57497" w:rsidP="003C2D3F">
      <w:pPr>
        <w:pStyle w:val="Szvegtrzs"/>
        <w:ind w:firstLine="0"/>
      </w:pPr>
    </w:p>
    <w:p w14:paraId="3BCE2098" w14:textId="77777777" w:rsidR="00D57497" w:rsidRDefault="00D57497" w:rsidP="003C2D3F">
      <w:pPr>
        <w:pStyle w:val="Szvegtrzs"/>
        <w:ind w:firstLine="0"/>
      </w:pPr>
      <w:r>
        <w:t>Az RFID és az Arduino Mega 2560 kötése táblázatos formában:</w:t>
      </w:r>
    </w:p>
    <w:tbl>
      <w:tblPr>
        <w:tblStyle w:val="Rcsostblzat"/>
        <w:tblW w:w="9209" w:type="dxa"/>
        <w:tblLook w:val="04A0" w:firstRow="1" w:lastRow="0" w:firstColumn="1" w:lastColumn="0" w:noHBand="0" w:noVBand="1"/>
      </w:tblPr>
      <w:tblGrid>
        <w:gridCol w:w="1413"/>
        <w:gridCol w:w="974"/>
        <w:gridCol w:w="975"/>
        <w:gridCol w:w="974"/>
        <w:gridCol w:w="975"/>
        <w:gridCol w:w="974"/>
        <w:gridCol w:w="975"/>
        <w:gridCol w:w="974"/>
        <w:gridCol w:w="975"/>
      </w:tblGrid>
      <w:tr w:rsidR="00D57497" w14:paraId="3D6C19EB" w14:textId="77777777" w:rsidTr="00847EA0">
        <w:tc>
          <w:tcPr>
            <w:tcW w:w="1413" w:type="dxa"/>
          </w:tcPr>
          <w:p w14:paraId="6DC53FC8" w14:textId="77777777" w:rsidR="00D57497" w:rsidRDefault="00D57497" w:rsidP="003C2D3F">
            <w:pPr>
              <w:pStyle w:val="Szvegtrzs"/>
              <w:ind w:firstLine="0"/>
            </w:pPr>
            <w:r>
              <w:t>Arduino Mega 2560</w:t>
            </w:r>
          </w:p>
        </w:tc>
        <w:tc>
          <w:tcPr>
            <w:tcW w:w="974" w:type="dxa"/>
          </w:tcPr>
          <w:p w14:paraId="432CD052" w14:textId="77777777" w:rsidR="00D57497" w:rsidRDefault="00D57497" w:rsidP="003C2D3F">
            <w:pPr>
              <w:pStyle w:val="Szvegtrzs"/>
              <w:ind w:firstLine="0"/>
            </w:pPr>
            <w:r>
              <w:t>3.3V Pin</w:t>
            </w:r>
          </w:p>
        </w:tc>
        <w:tc>
          <w:tcPr>
            <w:tcW w:w="975" w:type="dxa"/>
          </w:tcPr>
          <w:p w14:paraId="2940AC96" w14:textId="77777777" w:rsidR="00D57497" w:rsidRDefault="00D57497" w:rsidP="003C2D3F">
            <w:pPr>
              <w:pStyle w:val="Szvegtrzs"/>
              <w:ind w:firstLine="0"/>
            </w:pPr>
            <w:r>
              <w:t>Pin 49</w:t>
            </w:r>
          </w:p>
        </w:tc>
        <w:tc>
          <w:tcPr>
            <w:tcW w:w="974" w:type="dxa"/>
          </w:tcPr>
          <w:p w14:paraId="3129C551" w14:textId="77777777" w:rsidR="00D57497" w:rsidRDefault="00D57497" w:rsidP="003C2D3F">
            <w:pPr>
              <w:pStyle w:val="Szvegtrzs"/>
              <w:ind w:firstLine="0"/>
            </w:pPr>
            <w:r>
              <w:t>GND Pin</w:t>
            </w:r>
          </w:p>
        </w:tc>
        <w:tc>
          <w:tcPr>
            <w:tcW w:w="975" w:type="dxa"/>
          </w:tcPr>
          <w:p w14:paraId="2A839190" w14:textId="77777777" w:rsidR="00D57497" w:rsidRDefault="00D57497" w:rsidP="003C2D3F">
            <w:pPr>
              <w:pStyle w:val="Szvegtrzs"/>
              <w:ind w:firstLine="0"/>
            </w:pPr>
          </w:p>
        </w:tc>
        <w:tc>
          <w:tcPr>
            <w:tcW w:w="974" w:type="dxa"/>
          </w:tcPr>
          <w:p w14:paraId="147412B0" w14:textId="77777777" w:rsidR="00D57497" w:rsidRDefault="00D57497" w:rsidP="003C2D3F">
            <w:pPr>
              <w:pStyle w:val="Szvegtrzs"/>
              <w:ind w:firstLine="0"/>
            </w:pPr>
            <w:r>
              <w:t>Pin 50</w:t>
            </w:r>
          </w:p>
        </w:tc>
        <w:tc>
          <w:tcPr>
            <w:tcW w:w="975" w:type="dxa"/>
          </w:tcPr>
          <w:p w14:paraId="43FDA774" w14:textId="77777777" w:rsidR="00D57497" w:rsidRDefault="00D57497" w:rsidP="003C2D3F">
            <w:pPr>
              <w:pStyle w:val="Szvegtrzs"/>
              <w:ind w:firstLine="0"/>
            </w:pPr>
            <w:r>
              <w:t>Pin 51</w:t>
            </w:r>
          </w:p>
        </w:tc>
        <w:tc>
          <w:tcPr>
            <w:tcW w:w="974" w:type="dxa"/>
          </w:tcPr>
          <w:p w14:paraId="750DEBD9" w14:textId="77777777" w:rsidR="00D57497" w:rsidRDefault="00D57497" w:rsidP="003C2D3F">
            <w:pPr>
              <w:pStyle w:val="Szvegtrzs"/>
              <w:ind w:firstLine="0"/>
            </w:pPr>
            <w:r>
              <w:t>Pin 52</w:t>
            </w:r>
          </w:p>
        </w:tc>
        <w:tc>
          <w:tcPr>
            <w:tcW w:w="975" w:type="dxa"/>
          </w:tcPr>
          <w:p w14:paraId="321DD473" w14:textId="77777777" w:rsidR="00D57497" w:rsidRDefault="00D57497" w:rsidP="003C2D3F">
            <w:pPr>
              <w:pStyle w:val="Szvegtrzs"/>
              <w:ind w:firstLine="0"/>
            </w:pPr>
            <w:r>
              <w:t>Pin 53</w:t>
            </w:r>
          </w:p>
        </w:tc>
      </w:tr>
      <w:tr w:rsidR="00D57497" w14:paraId="39F7D7AA" w14:textId="77777777" w:rsidTr="00847EA0">
        <w:tc>
          <w:tcPr>
            <w:tcW w:w="1413" w:type="dxa"/>
          </w:tcPr>
          <w:p w14:paraId="772B138D" w14:textId="77777777" w:rsidR="00D57497" w:rsidRDefault="00D57497" w:rsidP="003C2D3F">
            <w:pPr>
              <w:pStyle w:val="Szvegtrzs"/>
              <w:ind w:firstLine="0"/>
            </w:pPr>
            <w:r>
              <w:t>RFID RC522</w:t>
            </w:r>
          </w:p>
        </w:tc>
        <w:tc>
          <w:tcPr>
            <w:tcW w:w="974" w:type="dxa"/>
          </w:tcPr>
          <w:p w14:paraId="4A99F77E" w14:textId="77777777" w:rsidR="00D57497" w:rsidRDefault="00D57497" w:rsidP="003C2D3F">
            <w:pPr>
              <w:pStyle w:val="Szvegtrzs"/>
              <w:ind w:firstLine="0"/>
            </w:pPr>
            <w:r>
              <w:t>3.3V Pin</w:t>
            </w:r>
          </w:p>
        </w:tc>
        <w:tc>
          <w:tcPr>
            <w:tcW w:w="975" w:type="dxa"/>
          </w:tcPr>
          <w:p w14:paraId="0FB86C93" w14:textId="77777777" w:rsidR="00D57497" w:rsidRDefault="00D57497" w:rsidP="003C2D3F">
            <w:pPr>
              <w:pStyle w:val="Szvegtrzs"/>
              <w:ind w:firstLine="0"/>
            </w:pPr>
            <w:r>
              <w:t>RST Pin</w:t>
            </w:r>
          </w:p>
        </w:tc>
        <w:tc>
          <w:tcPr>
            <w:tcW w:w="974" w:type="dxa"/>
          </w:tcPr>
          <w:p w14:paraId="312A080A" w14:textId="77777777" w:rsidR="00D57497" w:rsidRDefault="00D57497" w:rsidP="003C2D3F">
            <w:pPr>
              <w:pStyle w:val="Szvegtrzs"/>
              <w:ind w:firstLine="0"/>
            </w:pPr>
            <w:r>
              <w:t>GND Pin</w:t>
            </w:r>
          </w:p>
        </w:tc>
        <w:tc>
          <w:tcPr>
            <w:tcW w:w="975" w:type="dxa"/>
          </w:tcPr>
          <w:p w14:paraId="348329CC" w14:textId="77777777" w:rsidR="00D57497" w:rsidRDefault="00D57497" w:rsidP="003C2D3F">
            <w:pPr>
              <w:pStyle w:val="Szvegtrzs"/>
              <w:ind w:firstLine="0"/>
            </w:pPr>
          </w:p>
        </w:tc>
        <w:tc>
          <w:tcPr>
            <w:tcW w:w="974" w:type="dxa"/>
          </w:tcPr>
          <w:p w14:paraId="26E7397F" w14:textId="77777777" w:rsidR="00D57497" w:rsidRDefault="00D57497" w:rsidP="003C2D3F">
            <w:pPr>
              <w:pStyle w:val="Szvegtrzs"/>
              <w:ind w:firstLine="0"/>
            </w:pPr>
            <w:r>
              <w:t>MISO Pin</w:t>
            </w:r>
          </w:p>
        </w:tc>
        <w:tc>
          <w:tcPr>
            <w:tcW w:w="975" w:type="dxa"/>
          </w:tcPr>
          <w:p w14:paraId="0F95946E" w14:textId="77777777" w:rsidR="00D57497" w:rsidRDefault="00D57497" w:rsidP="003C2D3F">
            <w:pPr>
              <w:pStyle w:val="Szvegtrzs"/>
              <w:ind w:firstLine="0"/>
            </w:pPr>
            <w:r>
              <w:t>MOSI Pin</w:t>
            </w:r>
          </w:p>
        </w:tc>
        <w:tc>
          <w:tcPr>
            <w:tcW w:w="974" w:type="dxa"/>
          </w:tcPr>
          <w:p w14:paraId="786C0AE3" w14:textId="77777777" w:rsidR="00D57497" w:rsidRDefault="00D57497" w:rsidP="003C2D3F">
            <w:pPr>
              <w:pStyle w:val="Szvegtrzs"/>
              <w:ind w:firstLine="0"/>
            </w:pPr>
            <w:r>
              <w:t>SCK Pin</w:t>
            </w:r>
          </w:p>
        </w:tc>
        <w:tc>
          <w:tcPr>
            <w:tcW w:w="975" w:type="dxa"/>
          </w:tcPr>
          <w:p w14:paraId="63EA98E1" w14:textId="77777777" w:rsidR="00D57497" w:rsidRDefault="00D57497" w:rsidP="003C2D3F">
            <w:pPr>
              <w:pStyle w:val="Szvegtrzs"/>
              <w:ind w:firstLine="0"/>
            </w:pPr>
            <w:r>
              <w:t>SDA Pin</w:t>
            </w:r>
          </w:p>
        </w:tc>
      </w:tr>
    </w:tbl>
    <w:p w14:paraId="74196C1F" w14:textId="77777777" w:rsidR="00D57497" w:rsidRDefault="00D57497" w:rsidP="003C2D3F">
      <w:pPr>
        <w:pStyle w:val="Szvegtrzs"/>
        <w:ind w:firstLine="0"/>
      </w:pPr>
    </w:p>
    <w:p w14:paraId="0E55D986" w14:textId="77777777" w:rsidR="00D57497" w:rsidRDefault="00D57497" w:rsidP="003C2D3F">
      <w:pPr>
        <w:pStyle w:val="Szvegtrzs"/>
      </w:pPr>
      <w:r>
        <w:t>A relét az RFID bekötését követően hozzákötöttem az 5-ös digitális pin-hez. Mivel én használtam RGB LED-et indikátorként, ezért bekötöttem az RGB LED „green” katódját az 5-ös digitális pin-hez, és a „red” katódját a 6-os digitális pin-hez a Breadboard-on keresztül. Az RGB LED használata nem szükséges, csak az ajtónyitás folyamatát fogja vizualizálni zöld, illetve piros világítás formájában. Mindössze már csak a relét kellett összekötni az ajtózárszerkezettel, és készen is állt az RFID-s ajtózárszerkezet fizikailag.</w:t>
      </w:r>
    </w:p>
    <w:p w14:paraId="0E86B1B0" w14:textId="77777777" w:rsidR="00D57497" w:rsidRDefault="00D57497" w:rsidP="003C2D3F">
      <w:pPr>
        <w:pStyle w:val="Cmsor2"/>
        <w:spacing w:after="0"/>
      </w:pPr>
      <w:r>
        <w:lastRenderedPageBreak/>
        <w:t>A kamerarendszer összeállítása</w:t>
      </w:r>
    </w:p>
    <w:p w14:paraId="605B75C4" w14:textId="685FA205" w:rsidR="00D57497" w:rsidRDefault="00D57497" w:rsidP="003C2D3F">
      <w:pPr>
        <w:pStyle w:val="Szvegtrzs"/>
        <w:ind w:firstLine="426"/>
      </w:pPr>
      <w:r>
        <w:t>A kártyaolvasórendszer megalkotása után hozzáláttam a kamerarendszer megalkotásához. Az ESP32-Cam AI-Thinker leprogramozásához egy FT232RL FTDI programmert használok az alábbi kötési rajz alapján (14. ábra):</w:t>
      </w:r>
    </w:p>
    <w:p w14:paraId="2FC1CF53" w14:textId="77777777" w:rsidR="00D57497" w:rsidRDefault="00D57497" w:rsidP="003C2D3F">
      <w:pPr>
        <w:pStyle w:val="Szvegtrzs"/>
        <w:ind w:firstLine="0"/>
      </w:pPr>
      <w:r>
        <w:rPr>
          <w:noProof/>
        </w:rPr>
        <w:drawing>
          <wp:inline distT="0" distB="0" distL="0" distR="0" wp14:anchorId="552BDF95" wp14:editId="0F2D2954">
            <wp:extent cx="5399405" cy="2075180"/>
            <wp:effectExtent l="0" t="0" r="0" b="127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9405" cy="2075180"/>
                    </a:xfrm>
                    <a:prstGeom prst="rect">
                      <a:avLst/>
                    </a:prstGeom>
                  </pic:spPr>
                </pic:pic>
              </a:graphicData>
            </a:graphic>
          </wp:inline>
        </w:drawing>
      </w:r>
    </w:p>
    <w:p w14:paraId="393B64F1" w14:textId="77777777" w:rsidR="00D57497" w:rsidRDefault="00D57497" w:rsidP="003C2D3F">
      <w:pPr>
        <w:pStyle w:val="Szvegtrzs"/>
        <w:ind w:firstLine="0"/>
        <w:jc w:val="center"/>
      </w:pPr>
      <w:r>
        <w:t>14.ábra: ESP32-Cam és FT232RL FTDI programmer kötési rajz</w:t>
      </w:r>
    </w:p>
    <w:p w14:paraId="369C3776" w14:textId="77777777" w:rsidR="00D57497" w:rsidRDefault="00D57497" w:rsidP="003C2D3F">
      <w:pPr>
        <w:pStyle w:val="Szvegtrzs"/>
        <w:ind w:firstLine="0"/>
      </w:pPr>
    </w:p>
    <w:p w14:paraId="22086F67" w14:textId="77777777" w:rsidR="00D57497" w:rsidRDefault="00D57497" w:rsidP="003C2D3F">
      <w:pPr>
        <w:pStyle w:val="Szvegtrzs"/>
        <w:ind w:firstLine="0"/>
      </w:pPr>
      <w:r>
        <w:t>Az ESP32-CAM, PIR HC-SR502 mozgásérzékelő és az FT232RL FTDI kötési rajza táblázatos formában:</w:t>
      </w:r>
    </w:p>
    <w:tbl>
      <w:tblPr>
        <w:tblStyle w:val="Rcsostblzat"/>
        <w:tblW w:w="0" w:type="auto"/>
        <w:tblLook w:val="04A0" w:firstRow="1" w:lastRow="0" w:firstColumn="1" w:lastColumn="0" w:noHBand="0" w:noVBand="1"/>
      </w:tblPr>
      <w:tblGrid>
        <w:gridCol w:w="1300"/>
        <w:gridCol w:w="1025"/>
        <w:gridCol w:w="1031"/>
        <w:gridCol w:w="1035"/>
        <w:gridCol w:w="1031"/>
        <w:gridCol w:w="1014"/>
        <w:gridCol w:w="1040"/>
        <w:gridCol w:w="1017"/>
      </w:tblGrid>
      <w:tr w:rsidR="00D57497" w14:paraId="7EE07AFF" w14:textId="77777777" w:rsidTr="00847EA0">
        <w:tc>
          <w:tcPr>
            <w:tcW w:w="1300" w:type="dxa"/>
          </w:tcPr>
          <w:p w14:paraId="38A68B79" w14:textId="77777777" w:rsidR="00D57497" w:rsidRDefault="00D57497" w:rsidP="003C2D3F">
            <w:pPr>
              <w:pStyle w:val="Szvegtrzs"/>
              <w:ind w:firstLine="0"/>
            </w:pPr>
            <w:r>
              <w:t>FT232RL FTDI</w:t>
            </w:r>
          </w:p>
        </w:tc>
        <w:tc>
          <w:tcPr>
            <w:tcW w:w="1025" w:type="dxa"/>
          </w:tcPr>
          <w:p w14:paraId="68417E9E" w14:textId="77777777" w:rsidR="00D57497" w:rsidRDefault="00D57497" w:rsidP="003C2D3F">
            <w:pPr>
              <w:pStyle w:val="Szvegtrzs"/>
              <w:ind w:firstLine="0"/>
            </w:pPr>
            <w:r>
              <w:t>DTR</w:t>
            </w:r>
          </w:p>
        </w:tc>
        <w:tc>
          <w:tcPr>
            <w:tcW w:w="1031" w:type="dxa"/>
          </w:tcPr>
          <w:p w14:paraId="33A34F30" w14:textId="77777777" w:rsidR="00D57497" w:rsidRDefault="00D57497" w:rsidP="003C2D3F">
            <w:pPr>
              <w:pStyle w:val="Szvegtrzs"/>
              <w:ind w:firstLine="0"/>
            </w:pPr>
            <w:r>
              <w:t>RX</w:t>
            </w:r>
          </w:p>
        </w:tc>
        <w:tc>
          <w:tcPr>
            <w:tcW w:w="1035" w:type="dxa"/>
          </w:tcPr>
          <w:p w14:paraId="1B21AB79" w14:textId="77777777" w:rsidR="00D57497" w:rsidRDefault="00D57497" w:rsidP="003C2D3F">
            <w:pPr>
              <w:pStyle w:val="Szvegtrzs"/>
              <w:ind w:firstLine="0"/>
            </w:pPr>
            <w:r>
              <w:t>TX</w:t>
            </w:r>
          </w:p>
        </w:tc>
        <w:tc>
          <w:tcPr>
            <w:tcW w:w="1031" w:type="dxa"/>
          </w:tcPr>
          <w:p w14:paraId="75BBFBEC" w14:textId="77777777" w:rsidR="00D57497" w:rsidRDefault="00D57497" w:rsidP="003C2D3F">
            <w:pPr>
              <w:pStyle w:val="Szvegtrzs"/>
              <w:ind w:firstLine="0"/>
            </w:pPr>
            <w:r>
              <w:t>VCC</w:t>
            </w:r>
          </w:p>
        </w:tc>
        <w:tc>
          <w:tcPr>
            <w:tcW w:w="1014" w:type="dxa"/>
          </w:tcPr>
          <w:p w14:paraId="47BC8B10" w14:textId="77777777" w:rsidR="00D57497" w:rsidRDefault="00D57497" w:rsidP="003C2D3F">
            <w:pPr>
              <w:pStyle w:val="Szvegtrzs"/>
              <w:ind w:firstLine="0"/>
            </w:pPr>
            <w:r>
              <w:t>CTS</w:t>
            </w:r>
          </w:p>
        </w:tc>
        <w:tc>
          <w:tcPr>
            <w:tcW w:w="1040" w:type="dxa"/>
          </w:tcPr>
          <w:p w14:paraId="272FC83F" w14:textId="77777777" w:rsidR="00D57497" w:rsidRDefault="00D57497" w:rsidP="003C2D3F">
            <w:pPr>
              <w:pStyle w:val="Szvegtrzs"/>
              <w:ind w:firstLine="0"/>
            </w:pPr>
            <w:r>
              <w:t>GND</w:t>
            </w:r>
          </w:p>
        </w:tc>
        <w:tc>
          <w:tcPr>
            <w:tcW w:w="1017" w:type="dxa"/>
          </w:tcPr>
          <w:p w14:paraId="6F21CDC9" w14:textId="77777777" w:rsidR="00D57497" w:rsidRDefault="00D57497" w:rsidP="003C2D3F">
            <w:pPr>
              <w:pStyle w:val="Szvegtrzs"/>
              <w:ind w:firstLine="0"/>
            </w:pPr>
          </w:p>
        </w:tc>
      </w:tr>
      <w:tr w:rsidR="00D57497" w14:paraId="1336FBB6" w14:textId="77777777" w:rsidTr="00847EA0">
        <w:tc>
          <w:tcPr>
            <w:tcW w:w="1300" w:type="dxa"/>
          </w:tcPr>
          <w:p w14:paraId="04DB86E5" w14:textId="77777777" w:rsidR="00D57497" w:rsidRDefault="00D57497" w:rsidP="003C2D3F">
            <w:pPr>
              <w:pStyle w:val="Szvegtrzs"/>
              <w:ind w:firstLine="0"/>
            </w:pPr>
            <w:r>
              <w:t>ESP32-CAM</w:t>
            </w:r>
          </w:p>
        </w:tc>
        <w:tc>
          <w:tcPr>
            <w:tcW w:w="1025" w:type="dxa"/>
          </w:tcPr>
          <w:p w14:paraId="74D2B536" w14:textId="77777777" w:rsidR="00D57497" w:rsidRDefault="00D57497" w:rsidP="003C2D3F">
            <w:pPr>
              <w:pStyle w:val="Szvegtrzs"/>
              <w:ind w:firstLine="0"/>
            </w:pPr>
          </w:p>
        </w:tc>
        <w:tc>
          <w:tcPr>
            <w:tcW w:w="1031" w:type="dxa"/>
          </w:tcPr>
          <w:p w14:paraId="527ED765" w14:textId="77777777" w:rsidR="00D57497" w:rsidRDefault="00D57497" w:rsidP="003C2D3F">
            <w:pPr>
              <w:pStyle w:val="Szvegtrzs"/>
              <w:ind w:firstLine="0"/>
            </w:pPr>
            <w:r>
              <w:t>UOT</w:t>
            </w:r>
          </w:p>
        </w:tc>
        <w:tc>
          <w:tcPr>
            <w:tcW w:w="1035" w:type="dxa"/>
          </w:tcPr>
          <w:p w14:paraId="671A246B" w14:textId="77777777" w:rsidR="00D57497" w:rsidRDefault="00D57497" w:rsidP="003C2D3F">
            <w:pPr>
              <w:pStyle w:val="Szvegtrzs"/>
              <w:ind w:firstLine="0"/>
            </w:pPr>
            <w:r>
              <w:t>UOR</w:t>
            </w:r>
          </w:p>
        </w:tc>
        <w:tc>
          <w:tcPr>
            <w:tcW w:w="1031" w:type="dxa"/>
          </w:tcPr>
          <w:p w14:paraId="70F3F7D5" w14:textId="77777777" w:rsidR="00D57497" w:rsidRDefault="00D57497" w:rsidP="003C2D3F">
            <w:pPr>
              <w:pStyle w:val="Szvegtrzs"/>
              <w:ind w:firstLine="0"/>
            </w:pPr>
            <w:r>
              <w:t>5V</w:t>
            </w:r>
          </w:p>
        </w:tc>
        <w:tc>
          <w:tcPr>
            <w:tcW w:w="1014" w:type="dxa"/>
          </w:tcPr>
          <w:p w14:paraId="5A7793D9" w14:textId="77777777" w:rsidR="00D57497" w:rsidRDefault="00D57497" w:rsidP="003C2D3F">
            <w:pPr>
              <w:pStyle w:val="Szvegtrzs"/>
              <w:ind w:firstLine="0"/>
            </w:pPr>
          </w:p>
        </w:tc>
        <w:tc>
          <w:tcPr>
            <w:tcW w:w="1040" w:type="dxa"/>
          </w:tcPr>
          <w:p w14:paraId="386FD435" w14:textId="77777777" w:rsidR="00D57497" w:rsidRDefault="00D57497" w:rsidP="003C2D3F">
            <w:pPr>
              <w:pStyle w:val="Szvegtrzs"/>
              <w:ind w:firstLine="0"/>
            </w:pPr>
            <w:r>
              <w:t>GND</w:t>
            </w:r>
          </w:p>
        </w:tc>
        <w:tc>
          <w:tcPr>
            <w:tcW w:w="1017" w:type="dxa"/>
          </w:tcPr>
          <w:p w14:paraId="352CD011" w14:textId="77777777" w:rsidR="00D57497" w:rsidRDefault="00D57497" w:rsidP="003C2D3F">
            <w:pPr>
              <w:pStyle w:val="Szvegtrzs"/>
              <w:ind w:firstLine="0"/>
            </w:pPr>
            <w:r>
              <w:t>GPIO15</w:t>
            </w:r>
          </w:p>
        </w:tc>
      </w:tr>
      <w:tr w:rsidR="00D57497" w14:paraId="507388C2" w14:textId="77777777" w:rsidTr="00847EA0">
        <w:tc>
          <w:tcPr>
            <w:tcW w:w="1300" w:type="dxa"/>
          </w:tcPr>
          <w:p w14:paraId="3F633F4C" w14:textId="77777777" w:rsidR="00D57497" w:rsidRDefault="00D57497" w:rsidP="003C2D3F">
            <w:pPr>
              <w:pStyle w:val="Szvegtrzs"/>
              <w:ind w:firstLine="0"/>
            </w:pPr>
            <w:r>
              <w:t xml:space="preserve">PIR </w:t>
            </w:r>
            <w:r>
              <w:br/>
              <w:t>HC-SR502</w:t>
            </w:r>
          </w:p>
        </w:tc>
        <w:tc>
          <w:tcPr>
            <w:tcW w:w="1025" w:type="dxa"/>
          </w:tcPr>
          <w:p w14:paraId="5D8019B4" w14:textId="77777777" w:rsidR="00D57497" w:rsidRDefault="00D57497" w:rsidP="003C2D3F">
            <w:pPr>
              <w:pStyle w:val="Szvegtrzs"/>
              <w:ind w:firstLine="0"/>
            </w:pPr>
          </w:p>
        </w:tc>
        <w:tc>
          <w:tcPr>
            <w:tcW w:w="1031" w:type="dxa"/>
          </w:tcPr>
          <w:p w14:paraId="1666F917" w14:textId="77777777" w:rsidR="00D57497" w:rsidRDefault="00D57497" w:rsidP="003C2D3F">
            <w:pPr>
              <w:pStyle w:val="Szvegtrzs"/>
              <w:ind w:firstLine="0"/>
            </w:pPr>
          </w:p>
        </w:tc>
        <w:tc>
          <w:tcPr>
            <w:tcW w:w="1035" w:type="dxa"/>
          </w:tcPr>
          <w:p w14:paraId="076EB403" w14:textId="77777777" w:rsidR="00D57497" w:rsidRDefault="00D57497" w:rsidP="003C2D3F">
            <w:pPr>
              <w:pStyle w:val="Szvegtrzs"/>
              <w:ind w:firstLine="0"/>
            </w:pPr>
          </w:p>
        </w:tc>
        <w:tc>
          <w:tcPr>
            <w:tcW w:w="1031" w:type="dxa"/>
          </w:tcPr>
          <w:p w14:paraId="3CFC8399" w14:textId="77777777" w:rsidR="00D57497" w:rsidRDefault="00D57497" w:rsidP="003C2D3F">
            <w:pPr>
              <w:pStyle w:val="Szvegtrzs"/>
              <w:ind w:firstLine="0"/>
            </w:pPr>
            <w:r>
              <w:t>5V</w:t>
            </w:r>
          </w:p>
        </w:tc>
        <w:tc>
          <w:tcPr>
            <w:tcW w:w="1014" w:type="dxa"/>
          </w:tcPr>
          <w:p w14:paraId="3E515A60" w14:textId="77777777" w:rsidR="00D57497" w:rsidRDefault="00D57497" w:rsidP="003C2D3F">
            <w:pPr>
              <w:pStyle w:val="Szvegtrzs"/>
              <w:ind w:firstLine="0"/>
            </w:pPr>
          </w:p>
        </w:tc>
        <w:tc>
          <w:tcPr>
            <w:tcW w:w="1040" w:type="dxa"/>
          </w:tcPr>
          <w:p w14:paraId="5204EDE4" w14:textId="77777777" w:rsidR="00D57497" w:rsidRDefault="00D57497" w:rsidP="003C2D3F">
            <w:pPr>
              <w:pStyle w:val="Szvegtrzs"/>
              <w:ind w:firstLine="0"/>
            </w:pPr>
            <w:r>
              <w:t>GND</w:t>
            </w:r>
          </w:p>
        </w:tc>
        <w:tc>
          <w:tcPr>
            <w:tcW w:w="1017" w:type="dxa"/>
          </w:tcPr>
          <w:p w14:paraId="22271594" w14:textId="77777777" w:rsidR="00D57497" w:rsidRDefault="00D57497" w:rsidP="003C2D3F">
            <w:pPr>
              <w:pStyle w:val="Szvegtrzs"/>
              <w:ind w:firstLine="0"/>
            </w:pPr>
            <w:r>
              <w:t>OUT</w:t>
            </w:r>
          </w:p>
        </w:tc>
      </w:tr>
    </w:tbl>
    <w:p w14:paraId="7B526AF1" w14:textId="77777777" w:rsidR="00D57497" w:rsidRDefault="00D57497" w:rsidP="003C2D3F">
      <w:pPr>
        <w:pStyle w:val="Szvegtrzs"/>
        <w:ind w:firstLine="0"/>
      </w:pPr>
    </w:p>
    <w:p w14:paraId="23DD920B" w14:textId="65A46C6C" w:rsidR="00D57497" w:rsidRDefault="00D57497" w:rsidP="003C2D3F">
      <w:pPr>
        <w:pStyle w:val="Szvegtrzs"/>
        <w:ind w:firstLine="0"/>
      </w:pPr>
      <w:r>
        <w:t>A GPIO0 és a GND-nak össze kell lennie kötve ahhoz, hogy programozható legyen a kamera</w:t>
      </w:r>
      <w:ins w:id="134" w:author="Balázs Dán" w:date="2021-11-09T18:03:00Z">
        <w:r w:rsidR="00850691">
          <w:t xml:space="preserve"> </w:t>
        </w:r>
        <w:r w:rsidR="00850691">
          <w:fldChar w:fldCharType="begin"/>
        </w:r>
        <w:r w:rsidR="00850691">
          <w:instrText xml:space="preserve"> REF _Ref87373415 \r \h </w:instrText>
        </w:r>
      </w:ins>
      <w:r w:rsidR="00850691">
        <w:fldChar w:fldCharType="separate"/>
      </w:r>
      <w:ins w:id="135" w:author="Balázs Dán" w:date="2021-11-09T18:03:00Z">
        <w:r w:rsidR="00850691">
          <w:t>[16]</w:t>
        </w:r>
        <w:r w:rsidR="00850691">
          <w:fldChar w:fldCharType="end"/>
        </w:r>
      </w:ins>
      <w:r>
        <w:t xml:space="preserve">. Miután feltöltöttük programunkat az ESP32-CAM-re, eltávolíthatjuk a GND és GPIO0 huzalát, valamint magát az FT232RL FTDI programmer-t is kivehetjük a rendszerünkből. Későbbiekben az ESP32-CAM és a mozgásérzékelő árammal való ellátását kell megoldanunk, de azt majd csak maga a kártyaolvasórendszer és kamerarendszer összeillesztésekor fog jelentőssé válni. </w:t>
      </w:r>
    </w:p>
    <w:p w14:paraId="06387875" w14:textId="4CB8D0FD" w:rsidR="00D57497" w:rsidRDefault="00D57497" w:rsidP="003C2D3F">
      <w:pPr>
        <w:pStyle w:val="Cmsor1"/>
        <w:spacing w:after="0" w:line="360" w:lineRule="auto"/>
      </w:pPr>
      <w:r>
        <w:lastRenderedPageBreak/>
        <w:t>Összeállított hardver</w:t>
      </w:r>
      <w:r w:rsidR="00680E18">
        <w:t>ek</w:t>
      </w:r>
      <w:r>
        <w:t xml:space="preserve"> programozása</w:t>
      </w:r>
    </w:p>
    <w:p w14:paraId="3F71C66B" w14:textId="16BCE174" w:rsidR="00D57497" w:rsidRPr="00C31260" w:rsidRDefault="00D57497" w:rsidP="003C2D3F">
      <w:pPr>
        <w:pStyle w:val="Szvegtrzs"/>
      </w:pPr>
      <w:r>
        <w:t xml:space="preserve">Mindkét hardver </w:t>
      </w:r>
      <w:del w:id="136" w:author="Dr. Kocsis Gergely" w:date="2021-11-07T22:21:00Z">
        <w:r w:rsidDel="00EF107D">
          <w:delText>-</w:delText>
        </w:r>
      </w:del>
      <w:ins w:id="137" w:author="Dr. Kocsis Gergely" w:date="2021-11-07T22:21:00Z">
        <w:r w:rsidR="00EF107D">
          <w:t xml:space="preserve">– </w:t>
        </w:r>
      </w:ins>
      <w:r>
        <w:t>kártyaolvasó-rendszer és kamerarendszer</w:t>
      </w:r>
      <w:ins w:id="138" w:author="Dr. Kocsis Gergely" w:date="2021-11-07T22:21:00Z">
        <w:r w:rsidR="00EF107D">
          <w:t xml:space="preserve"> </w:t>
        </w:r>
      </w:ins>
      <w:del w:id="139" w:author="Dr. Kocsis Gergely" w:date="2021-11-07T22:21:00Z">
        <w:r w:rsidDel="00EF107D">
          <w:delText>-</w:delText>
        </w:r>
      </w:del>
      <w:ins w:id="140" w:author="Dr. Kocsis Gergely" w:date="2021-11-07T22:21:00Z">
        <w:r w:rsidR="00EF107D">
          <w:t xml:space="preserve">– </w:t>
        </w:r>
      </w:ins>
      <w:del w:id="141" w:author="Dr. Kocsis Gergely" w:date="2021-11-07T22:21:00Z">
        <w:r w:rsidDel="00EF107D">
          <w:delText xml:space="preserve"> le</w:delText>
        </w:r>
      </w:del>
      <w:r>
        <w:t>programozását az Arduino IDE-ben fogom megtenni. Mindezek előtt viszont szükségem volt egy backend-re, amely aszerint hajtja végre az ajtónyitás műveletét, hogy az RFID-ID és az Arduino-ID az szerepel-e az adatbázisban, vagy sem. A backend-hez php-t használtam, amelyet az Atom nevű szoftveren belül fejlesztettem.</w:t>
      </w:r>
    </w:p>
    <w:p w14:paraId="0AD5CD44" w14:textId="77777777" w:rsidR="00D57497" w:rsidRDefault="00D57497" w:rsidP="003C2D3F">
      <w:pPr>
        <w:pStyle w:val="Cmsor2"/>
        <w:spacing w:after="0"/>
      </w:pPr>
      <w:r>
        <w:t>Az adatbázisrendszer megalkotása</w:t>
      </w:r>
    </w:p>
    <w:p w14:paraId="47306DBD" w14:textId="66CD0C3A" w:rsidR="00D57497" w:rsidRDefault="00D57497" w:rsidP="003C2D3F">
      <w:pPr>
        <w:pStyle w:val="Szvegtrzs"/>
        <w:rPr>
          <w:ins w:id="142" w:author="Balázs Dán" w:date="2021-11-11T14:44:00Z"/>
        </w:rPr>
      </w:pPr>
      <w:r>
        <w:t xml:space="preserve">Az adatbázisrendszerem elkészítéséhez XAMPP-t, azon belül phpMyAdmin-t használtam. Ezt a későbbiekben </w:t>
      </w:r>
      <w:r w:rsidR="008B6C1B">
        <w:t>D</w:t>
      </w:r>
      <w:r>
        <w:t xml:space="preserve">omain-re fogom lecserélni, de elsősorban szükségem volt egy </w:t>
      </w:r>
      <w:del w:id="143" w:author="Dr. Kocsis Gergely" w:date="2021-11-07T22:22:00Z">
        <w:r w:rsidDel="006C2F29">
          <w:delText xml:space="preserve"> </w:delText>
        </w:r>
      </w:del>
      <w:r>
        <w:t>lokális hálózatra, amely segítségével könnyen megalkothatom, illetve tesztelhetem a rendszeremet. Erre igencsak kényelmes opció az XAMPP használata. Amikor szükségem van a backend-re, vagy az adatbázisra, akkor előzetesen mindig elindítom az XAMPP-t az alábbi módon (15. ábra):</w:t>
      </w:r>
    </w:p>
    <w:p w14:paraId="635AEB54" w14:textId="39C22C65" w:rsidR="0056490E" w:rsidRDefault="0056490E">
      <w:pPr>
        <w:pStyle w:val="Szvegtrzs"/>
        <w:ind w:firstLine="0"/>
        <w:jc w:val="center"/>
        <w:pPrChange w:id="144" w:author="Balázs Dán" w:date="2021-11-11T14:45:00Z">
          <w:pPr>
            <w:pStyle w:val="Szvegtrzs"/>
          </w:pPr>
        </w:pPrChange>
      </w:pPr>
      <w:ins w:id="145" w:author="Balázs Dán" w:date="2021-11-11T14:44:00Z">
        <w:r>
          <w:rPr>
            <w:noProof/>
          </w:rPr>
          <w:drawing>
            <wp:inline distT="0" distB="0" distL="0" distR="0" wp14:anchorId="692DF35C" wp14:editId="3A90F7AB">
              <wp:extent cx="4362450" cy="2834259"/>
              <wp:effectExtent l="0" t="0" r="0"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34">
                        <a:extLst>
                          <a:ext uri="{28A0092B-C50C-407E-A947-70E740481C1C}">
                            <a14:useLocalDpi xmlns:a14="http://schemas.microsoft.com/office/drawing/2010/main" val="0"/>
                          </a:ext>
                        </a:extLst>
                      </a:blip>
                      <a:stretch>
                        <a:fillRect/>
                      </a:stretch>
                    </pic:blipFill>
                    <pic:spPr>
                      <a:xfrm>
                        <a:off x="0" y="0"/>
                        <a:ext cx="4411519" cy="2866139"/>
                      </a:xfrm>
                      <a:prstGeom prst="rect">
                        <a:avLst/>
                      </a:prstGeom>
                    </pic:spPr>
                  </pic:pic>
                </a:graphicData>
              </a:graphic>
            </wp:inline>
          </w:drawing>
        </w:r>
      </w:ins>
    </w:p>
    <w:p w14:paraId="27EEC2CE" w14:textId="3650CE58" w:rsidR="00D57497" w:rsidRDefault="00D57497" w:rsidP="003C2D3F">
      <w:pPr>
        <w:pStyle w:val="Szvegtrzs"/>
        <w:ind w:firstLine="0"/>
        <w:jc w:val="center"/>
      </w:pPr>
      <w:del w:id="146" w:author="Balázs Dán" w:date="2021-11-11T14:44:00Z">
        <w:r w:rsidDel="0056490E">
          <w:rPr>
            <w:noProof/>
          </w:rPr>
          <w:drawing>
            <wp:anchor distT="0" distB="0" distL="114300" distR="114300" simplePos="0" relativeHeight="251668480" behindDoc="0" locked="0" layoutInCell="1" allowOverlap="1" wp14:anchorId="529738F5" wp14:editId="5508E4AD">
              <wp:simplePos x="0" y="0"/>
              <wp:positionH relativeFrom="margin">
                <wp:align>center</wp:align>
              </wp:positionH>
              <wp:positionV relativeFrom="paragraph">
                <wp:posOffset>2540</wp:posOffset>
              </wp:positionV>
              <wp:extent cx="4942477" cy="3335867"/>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35">
                        <a:extLst>
                          <a:ext uri="{28A0092B-C50C-407E-A947-70E740481C1C}">
                            <a14:useLocalDpi xmlns:a14="http://schemas.microsoft.com/office/drawing/2010/main" val="0"/>
                          </a:ext>
                        </a:extLst>
                      </a:blip>
                      <a:stretch>
                        <a:fillRect/>
                      </a:stretch>
                    </pic:blipFill>
                    <pic:spPr>
                      <a:xfrm>
                        <a:off x="0" y="0"/>
                        <a:ext cx="4942477" cy="3335867"/>
                      </a:xfrm>
                      <a:prstGeom prst="rect">
                        <a:avLst/>
                      </a:prstGeom>
                    </pic:spPr>
                  </pic:pic>
                </a:graphicData>
              </a:graphic>
            </wp:anchor>
          </w:drawing>
        </w:r>
      </w:del>
      <w:r>
        <w:t>15. ábra: XAMPP vezérlőpanel</w:t>
      </w:r>
    </w:p>
    <w:p w14:paraId="0DB415D5" w14:textId="77777777" w:rsidR="00D57497" w:rsidRDefault="00D57497" w:rsidP="003C2D3F">
      <w:pPr>
        <w:pStyle w:val="Szvegtrzs"/>
        <w:ind w:firstLine="0"/>
      </w:pPr>
    </w:p>
    <w:p w14:paraId="50B63A4F" w14:textId="3DCDB727" w:rsidR="00D57497" w:rsidDel="00716696" w:rsidRDefault="00D57497" w:rsidP="003C2D3F">
      <w:pPr>
        <w:pStyle w:val="Szvegtrzs"/>
        <w:ind w:firstLine="0"/>
        <w:rPr>
          <w:del w:id="147" w:author="Balázs Dán" w:date="2021-11-11T14:45:00Z"/>
        </w:rPr>
      </w:pPr>
      <w:r>
        <w:t>Ezekkel a lépésekkel létrehoztam saját lokális hálózatomat, amely adatbázissal is rendelkezik.</w:t>
      </w:r>
    </w:p>
    <w:p w14:paraId="4D1BC2EA" w14:textId="2CF206AF" w:rsidR="00D57497" w:rsidRDefault="00716696">
      <w:pPr>
        <w:pStyle w:val="Szvegtrzs"/>
        <w:ind w:firstLine="0"/>
        <w:pPrChange w:id="148" w:author="Balázs Dán" w:date="2021-11-11T14:45:00Z">
          <w:pPr>
            <w:pStyle w:val="Szvegtrzs"/>
            <w:ind w:firstLine="425"/>
          </w:pPr>
        </w:pPrChange>
      </w:pPr>
      <w:ins w:id="149" w:author="Balázs Dán" w:date="2021-11-11T14:45:00Z">
        <w:r>
          <w:t xml:space="preserve"> </w:t>
        </w:r>
      </w:ins>
      <w:r w:rsidR="00D57497">
        <w:t xml:space="preserve">A fejlesztés teljes időtartama alatt az adatbázisrendszerem folyamatos módosításokon esett át, míg a végleges adatbázisrendszeremet az alábbiakban leírt módon </w:t>
      </w:r>
      <w:r w:rsidR="00D57497">
        <w:lastRenderedPageBreak/>
        <w:t>készítettem el. Először is létrehoztam egy adatbázist „</w:t>
      </w:r>
      <w:r w:rsidR="00D57497" w:rsidRPr="00CF4070">
        <w:rPr>
          <w:rFonts w:ascii="Consolas" w:hAnsi="Consolas"/>
          <w:sz w:val="22"/>
          <w:szCs w:val="22"/>
          <w:rPrChange w:id="150" w:author="Dr. Kocsis Gergely" w:date="2021-11-07T22:23:00Z">
            <w:rPr/>
          </w:rPrChange>
        </w:rPr>
        <w:t>login_db</w:t>
      </w:r>
      <w:r w:rsidR="00D57497">
        <w:t>” néven, amelyen belül 5 táblázatot készítettem el:</w:t>
      </w:r>
    </w:p>
    <w:p w14:paraId="3D1163F3" w14:textId="77777777" w:rsidR="00D57497" w:rsidRDefault="00D57497" w:rsidP="003C2D3F">
      <w:pPr>
        <w:pStyle w:val="Szvegtrzs"/>
        <w:ind w:firstLine="0"/>
      </w:pPr>
    </w:p>
    <w:p w14:paraId="5F342C0E" w14:textId="77777777" w:rsidR="00D57497" w:rsidRDefault="00D57497" w:rsidP="003C2D3F">
      <w:pPr>
        <w:pStyle w:val="Listaszerbekezds"/>
        <w:numPr>
          <w:ilvl w:val="0"/>
          <w:numId w:val="16"/>
        </w:numPr>
        <w:ind w:right="24"/>
      </w:pPr>
      <w:r>
        <w:t xml:space="preserve">users: </w:t>
      </w:r>
    </w:p>
    <w:p w14:paraId="6F8AF990" w14:textId="7F303C85" w:rsidR="00D57497" w:rsidRDefault="00D57497" w:rsidP="003C2D3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right="24"/>
        <w:rPr>
          <w:color w:val="444444"/>
        </w:rPr>
      </w:pPr>
      <w:r w:rsidRPr="00300B34">
        <w:rPr>
          <w:color w:val="444444"/>
        </w:rPr>
        <w:t>CREATE TABLE `users` (</w:t>
      </w:r>
      <w:r w:rsidRPr="00300B34">
        <w:rPr>
          <w:color w:val="444444"/>
        </w:rPr>
        <w:br/>
        <w:t>`id` bigint(20) NOT NULL AUTO_INCREMENT,</w:t>
      </w:r>
      <w:r w:rsidRPr="00300B34">
        <w:rPr>
          <w:color w:val="444444"/>
        </w:rPr>
        <w:br/>
        <w:t>`user_id` varchar(</w:t>
      </w:r>
      <w:r w:rsidR="00497758">
        <w:rPr>
          <w:color w:val="444444"/>
        </w:rPr>
        <w:t>40</w:t>
      </w:r>
      <w:r w:rsidRPr="00300B34">
        <w:rPr>
          <w:color w:val="444444"/>
        </w:rPr>
        <w:t>) NOT NULL,</w:t>
      </w:r>
      <w:r>
        <w:rPr>
          <w:color w:val="444444"/>
        </w:rPr>
        <w:br/>
      </w:r>
      <w:r w:rsidRPr="00300B34">
        <w:rPr>
          <w:color w:val="444444"/>
        </w:rPr>
        <w:t>`</w:t>
      </w:r>
      <w:r>
        <w:rPr>
          <w:color w:val="444444"/>
        </w:rPr>
        <w:t>email</w:t>
      </w:r>
      <w:r w:rsidRPr="00300B34">
        <w:rPr>
          <w:color w:val="444444"/>
        </w:rPr>
        <w:t>`</w:t>
      </w:r>
      <w:r>
        <w:rPr>
          <w:color w:val="444444"/>
        </w:rPr>
        <w:t xml:space="preserve"> varchar(</w:t>
      </w:r>
      <w:r w:rsidR="00497758">
        <w:rPr>
          <w:color w:val="444444"/>
        </w:rPr>
        <w:t>40</w:t>
      </w:r>
      <w:r>
        <w:rPr>
          <w:color w:val="444444"/>
        </w:rPr>
        <w:t>) NOT NULL,</w:t>
      </w:r>
      <w:r w:rsidRPr="00300B34">
        <w:rPr>
          <w:color w:val="444444"/>
        </w:rPr>
        <w:br/>
        <w:t>`user_name` varchar(</w:t>
      </w:r>
      <w:r w:rsidR="00497758">
        <w:rPr>
          <w:color w:val="444444"/>
        </w:rPr>
        <w:t>40</w:t>
      </w:r>
      <w:r w:rsidRPr="00300B34">
        <w:rPr>
          <w:color w:val="444444"/>
        </w:rPr>
        <w:t>) NOT NULL,</w:t>
      </w:r>
      <w:r w:rsidR="00BB1785">
        <w:rPr>
          <w:color w:val="444444"/>
        </w:rPr>
        <w:t>0</w:t>
      </w:r>
      <w:r w:rsidRPr="00300B34">
        <w:rPr>
          <w:color w:val="444444"/>
        </w:rPr>
        <w:br/>
        <w:t>`password` varchar(100) NOT NULL,</w:t>
      </w:r>
      <w:r>
        <w:rPr>
          <w:color w:val="444444"/>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 DEFAULT ’Undefined’,</w:t>
      </w:r>
      <w:r w:rsidRPr="00300B34">
        <w:rPr>
          <w:color w:val="444444"/>
        </w:rPr>
        <w:br/>
        <w:t>`date` timestamp NOT NULL DEFAULT current_timestamp() ON UPDATE current_timestamp(),</w:t>
      </w:r>
      <w:r w:rsidRPr="00300B34">
        <w:rPr>
          <w:color w:val="444444"/>
        </w:rPr>
        <w:br/>
        <w:t>`admin_user` tinyint(1) NOT NULL DEFAULT 0,</w:t>
      </w:r>
      <w:r w:rsidRPr="00300B34">
        <w:rPr>
          <w:color w:val="444444"/>
        </w:rPr>
        <w:br/>
        <w:t>`token` varchar(</w:t>
      </w:r>
      <w:r w:rsidR="00497758">
        <w:rPr>
          <w:color w:val="444444"/>
        </w:rPr>
        <w:t>40</w:t>
      </w:r>
      <w:r w:rsidRPr="00300B34">
        <w:rPr>
          <w:color w:val="444444"/>
        </w:rPr>
        <w:t>) NOT NULL,</w:t>
      </w:r>
      <w:r w:rsidRPr="00300B34">
        <w:rPr>
          <w:color w:val="444444"/>
        </w:rPr>
        <w:br/>
        <w:t>PRIMARY KEY (`id`),</w:t>
      </w:r>
      <w:r w:rsidRPr="00300B34">
        <w:rPr>
          <w:color w:val="444444"/>
        </w:rPr>
        <w:br/>
        <w:t>KEY `user_id` (`user_id`),</w:t>
      </w:r>
      <w:r w:rsidRPr="00300B34">
        <w:rPr>
          <w:color w:val="444444"/>
        </w:rPr>
        <w:br/>
        <w:t>KEY `date` (`date`),</w:t>
      </w:r>
      <w:r>
        <w:rPr>
          <w:color w:val="444444"/>
        </w:rPr>
        <w:br/>
      </w:r>
      <w:r w:rsidRPr="00300B34">
        <w:rPr>
          <w:color w:val="444444"/>
        </w:rPr>
        <w:t>) ENGINE=InnoDB AUTO_INCREMENT=1 DEFAULT CHARSET=utf8mb4</w:t>
      </w:r>
    </w:p>
    <w:p w14:paraId="4194F968" w14:textId="77777777" w:rsidR="00D57497" w:rsidRDefault="00D57497" w:rsidP="003C2D3F">
      <w:pPr>
        <w:pStyle w:val="Szvegtrzs"/>
        <w:ind w:firstLine="426"/>
      </w:pPr>
    </w:p>
    <w:p w14:paraId="0B30DA6F" w14:textId="0C9EA57A" w:rsidR="00D57497" w:rsidRDefault="00D57497" w:rsidP="003C2D3F">
      <w:pPr>
        <w:pStyle w:val="Szvegtrzs"/>
        <w:ind w:firstLine="426"/>
      </w:pPr>
      <w:r>
        <w:t>A „</w:t>
      </w:r>
      <w:r w:rsidRPr="00F66F3B">
        <w:rPr>
          <w:rFonts w:ascii="Consolas" w:hAnsi="Consolas"/>
          <w:sz w:val="22"/>
          <w:szCs w:val="22"/>
          <w:rPrChange w:id="151" w:author="Dr. Kocsis Gergely" w:date="2021-11-07T22:23:00Z">
            <w:rPr/>
          </w:rPrChange>
        </w:rPr>
        <w:t>users</w:t>
      </w:r>
      <w:r>
        <w:t>” adattáblában helyezkednek el a felhasználók regisztációs adatai. Minden user-hez fog tartozni egy „</w:t>
      </w:r>
      <w:r w:rsidRPr="00F66F3B">
        <w:rPr>
          <w:rFonts w:ascii="Consolas" w:hAnsi="Consolas"/>
          <w:sz w:val="22"/>
          <w:szCs w:val="22"/>
          <w:rPrChange w:id="152" w:author="Dr. Kocsis Gergely" w:date="2021-11-07T22:23:00Z">
            <w:rPr/>
          </w:rPrChange>
        </w:rPr>
        <w:t>user_id</w:t>
      </w:r>
      <w:r>
        <w:t>”, amellyel a többi adattáblában tudjuk majd beazonosítani, hogy melyik Arduino-hoz fér hozzá attól függően, hogy rendelkezik-e RFID ID-val, stb. Természetesen van felhasználói neve („</w:t>
      </w:r>
      <w:r w:rsidRPr="00F66F3B">
        <w:rPr>
          <w:rFonts w:ascii="Consolas" w:hAnsi="Consolas"/>
          <w:sz w:val="22"/>
          <w:szCs w:val="22"/>
          <w:rPrChange w:id="153" w:author="Dr. Kocsis Gergely" w:date="2021-11-07T22:23:00Z">
            <w:rPr/>
          </w:rPrChange>
        </w:rPr>
        <w:t>user_name</w:t>
      </w:r>
      <w:r>
        <w:t>”), illetve jelszava („</w:t>
      </w:r>
      <w:r w:rsidRPr="00F66F3B">
        <w:rPr>
          <w:rFonts w:ascii="Consolas" w:hAnsi="Consolas"/>
          <w:sz w:val="22"/>
          <w:szCs w:val="22"/>
          <w:rPrChange w:id="154" w:author="Dr. Kocsis Gergely" w:date="2021-11-07T22:23:00Z">
            <w:rPr/>
          </w:rPrChange>
        </w:rPr>
        <w:t>password</w:t>
      </w:r>
      <w:r>
        <w:t>”), amelyekkel sikeres regisztráció után majd be tud jelentkezni. Sikeres regisztrációt követően alapértelmezettként nem fog rendelkezni RFID ID-val, ez majd az applikáción belül vagy adatbázison keresztül módosíthat</w:t>
      </w:r>
      <w:ins w:id="155" w:author="Balázs Dán" w:date="2021-11-11T14:41:00Z">
        <w:r w:rsidR="00847B6C">
          <w:t>ó</w:t>
        </w:r>
      </w:ins>
      <w:del w:id="156" w:author="Balázs Dán" w:date="2021-11-11T14:41:00Z">
        <w:r w:rsidDel="00847B6C">
          <w:delText>ó lesz</w:delText>
        </w:r>
      </w:del>
      <w:r>
        <w:t xml:space="preserve">. A jelszava backend-en keresztül </w:t>
      </w:r>
      <w:r w:rsidRPr="00F66F3B">
        <w:rPr>
          <w:rFonts w:ascii="Consolas" w:hAnsi="Consolas"/>
          <w:sz w:val="22"/>
          <w:szCs w:val="22"/>
          <w:rPrChange w:id="157" w:author="Dr. Kocsis Gergely" w:date="2021-11-07T22:23:00Z">
            <w:rPr/>
          </w:rPrChange>
        </w:rPr>
        <w:t>md5()</w:t>
      </w:r>
      <w:r>
        <w:t xml:space="preserve"> hash-sztringként van elmentve az adattáblában a nagyobb biztonság megteremtésének érdekében. Minden egyes bejelentkezés során a felhasználó egy új „</w:t>
      </w:r>
      <w:r w:rsidRPr="00203103">
        <w:rPr>
          <w:rFonts w:ascii="Consolas" w:hAnsi="Consolas"/>
          <w:sz w:val="22"/>
          <w:szCs w:val="22"/>
          <w:rPrChange w:id="158" w:author="Dr. Kocsis Gergely" w:date="2021-11-07T22:24:00Z">
            <w:rPr/>
          </w:rPrChange>
        </w:rPr>
        <w:t>token</w:t>
      </w:r>
      <w:r>
        <w:t>”-nel fog rendelkezni, amellyel beazonosítjuk a bejelentkezett felhasználót a „</w:t>
      </w:r>
      <w:r w:rsidRPr="00203103">
        <w:rPr>
          <w:rFonts w:ascii="Consolas" w:hAnsi="Consolas"/>
          <w:sz w:val="22"/>
          <w:szCs w:val="22"/>
          <w:rPrChange w:id="159" w:author="Dr. Kocsis Gergely" w:date="2021-11-07T22:24:00Z">
            <w:rPr/>
          </w:rPrChange>
        </w:rPr>
        <w:t>user</w:t>
      </w:r>
      <w:r>
        <w:t>_id”-je alapján.</w:t>
      </w:r>
    </w:p>
    <w:p w14:paraId="40BE6485" w14:textId="77777777" w:rsidR="007E5086" w:rsidRDefault="007E5086" w:rsidP="003C2D3F">
      <w:pPr>
        <w:pStyle w:val="Szvegtrzs"/>
        <w:ind w:firstLine="426"/>
      </w:pPr>
    </w:p>
    <w:p w14:paraId="503A2F95" w14:textId="77777777" w:rsidR="00D57497" w:rsidRDefault="00D57497" w:rsidP="003C2D3F">
      <w:pPr>
        <w:pStyle w:val="Szvegtrzs"/>
        <w:numPr>
          <w:ilvl w:val="0"/>
          <w:numId w:val="16"/>
        </w:numPr>
      </w:pPr>
      <w:r>
        <w:lastRenderedPageBreak/>
        <w:t>arduino_devices:</w:t>
      </w:r>
    </w:p>
    <w:p w14:paraId="63404F34" w14:textId="737B9D8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arduino_devices’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ins w:id="160" w:author="Balázs Dán" w:date="2021-11-10T22:50:00Z">
        <w:r w:rsidR="008A61D9">
          <w:rPr>
            <w:color w:val="444444"/>
          </w:rPr>
          <w:br/>
        </w:r>
        <w:r w:rsidR="008A61D9" w:rsidRPr="00300B34">
          <w:rPr>
            <w:color w:val="444444"/>
          </w:rPr>
          <w:t>`</w:t>
        </w:r>
        <w:r w:rsidR="008A61D9">
          <w:rPr>
            <w:color w:val="444444"/>
          </w:rPr>
          <w:t>video_url</w:t>
        </w:r>
        <w:r w:rsidR="008A61D9" w:rsidRPr="00300B34">
          <w:rPr>
            <w:color w:val="444444"/>
          </w:rPr>
          <w:t>`</w:t>
        </w:r>
        <w:r w:rsidR="008A61D9">
          <w:rPr>
            <w:color w:val="444444"/>
          </w:rPr>
          <w:t xml:space="preserve"> varchar(40) NOT NULL DEFAULT ’Undefined’,</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r>
      <w: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52B6332" w14:textId="77777777" w:rsidR="00D57497" w:rsidRDefault="00D57497" w:rsidP="003C2D3F">
      <w:pPr>
        <w:pStyle w:val="Szvegtrzs"/>
        <w:ind w:firstLine="0"/>
        <w:jc w:val="left"/>
      </w:pPr>
    </w:p>
    <w:p w14:paraId="5C893ED1" w14:textId="6266824B" w:rsidR="00D57497" w:rsidRDefault="00D57497" w:rsidP="003C2D3F">
      <w:pPr>
        <w:pStyle w:val="Szvegtrzs"/>
        <w:ind w:firstLine="426"/>
      </w:pPr>
      <w:r>
        <w:t>Az „</w:t>
      </w:r>
      <w:r w:rsidRPr="00203103">
        <w:rPr>
          <w:rFonts w:ascii="Consolas" w:hAnsi="Consolas"/>
          <w:sz w:val="22"/>
          <w:szCs w:val="22"/>
          <w:rPrChange w:id="161" w:author="Dr. Kocsis Gergely" w:date="2021-11-07T22:24:00Z">
            <w:rPr/>
          </w:rPrChange>
        </w:rPr>
        <w:t>arduino_devices</w:t>
      </w:r>
      <w:r>
        <w:t>” adattábla tartalmazza az összes jelenleg elérhető Arduino eszköz „</w:t>
      </w:r>
      <w:r w:rsidRPr="00203103">
        <w:rPr>
          <w:rFonts w:ascii="Consolas" w:hAnsi="Consolas"/>
          <w:sz w:val="22"/>
          <w:szCs w:val="22"/>
          <w:rPrChange w:id="162" w:author="Dr. Kocsis Gergely" w:date="2021-11-07T22:24:00Z">
            <w:rPr/>
          </w:rPrChange>
        </w:rPr>
        <w:t>arduino_id</w:t>
      </w:r>
      <w:r>
        <w:t>”-ját</w:t>
      </w:r>
      <w:ins w:id="163" w:author="Balázs Dán" w:date="2021-11-10T22:52:00Z">
        <w:r w:rsidR="009E56C4">
          <w:t xml:space="preserve"> és az ahhoz tartozó Video Streaming URL-jét</w:t>
        </w:r>
      </w:ins>
      <w:r>
        <w:t xml:space="preserve">. </w:t>
      </w:r>
      <w:ins w:id="164" w:author="Balázs Dán" w:date="2021-11-10T22:53:00Z">
        <w:r w:rsidR="0034686E">
          <w:t>Manuálisan bővíthető.</w:t>
        </w:r>
      </w:ins>
      <w:del w:id="165" w:author="Balázs Dán" w:date="2021-11-10T22:53:00Z">
        <w:r w:rsidDel="0034686E">
          <w:delText>Ez csak ellenőrzési szempontból lett létrehozva, amely manuálisan bővíthető.</w:delText>
        </w:r>
      </w:del>
    </w:p>
    <w:p w14:paraId="183BC6F9" w14:textId="77777777" w:rsidR="00D57497" w:rsidRDefault="00D57497" w:rsidP="003C2D3F">
      <w:pPr>
        <w:pStyle w:val="Szvegtrzs"/>
        <w:ind w:firstLine="0"/>
      </w:pPr>
    </w:p>
    <w:p w14:paraId="484CF947" w14:textId="77777777" w:rsidR="00D57497" w:rsidRDefault="00D57497" w:rsidP="003C2D3F">
      <w:pPr>
        <w:pStyle w:val="Szvegtrzs"/>
        <w:numPr>
          <w:ilvl w:val="0"/>
          <w:numId w:val="16"/>
        </w:numPr>
        <w:jc w:val="left"/>
      </w:pPr>
      <w:r>
        <w:t>rfid_manager:</w:t>
      </w:r>
    </w:p>
    <w:p w14:paraId="4C03E2D2" w14:textId="05B72F42"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rfid_manager</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sidRPr="005906DF">
        <w:rPr>
          <w:color w:val="444444"/>
          <w:shd w:val="clear" w:color="auto" w:fill="E7E6E6" w:themeFill="background2"/>
        </w:rPr>
        <w:br/>
      </w:r>
      <w:r w:rsidRPr="00300B34">
        <w:rPr>
          <w:color w:val="444444"/>
        </w:rPr>
        <w:t>`</w:t>
      </w:r>
      <w:r>
        <w:rPr>
          <w:color w:val="444444"/>
        </w:rPr>
        <w:t>rfid_id</w:t>
      </w:r>
      <w:r w:rsidRPr="00300B34">
        <w:rPr>
          <w:color w:val="444444"/>
        </w:rPr>
        <w:t>`</w:t>
      </w:r>
      <w:r>
        <w:rPr>
          <w:color w:val="444444"/>
        </w:rPr>
        <w:t xml:space="preserve"> varchar(</w:t>
      </w:r>
      <w:r w:rsidR="00497758">
        <w:rPr>
          <w:color w:val="444444"/>
        </w:rPr>
        <w:t>40</w:t>
      </w:r>
      <w:r>
        <w:rPr>
          <w:color w:val="444444"/>
        </w:rPr>
        <w:t>) NOT NULL,</w:t>
      </w:r>
      <w:r>
        <w:rPr>
          <w:color w:val="444444"/>
        </w:rPr>
        <w:br/>
        <w:t>’access_state’ tinyint(1) NOT NULL DEFAULT 1,</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 DEFAULT ’Undefined’,</w:t>
      </w:r>
      <w:r>
        <w:rPr>
          <w:color w:val="444444"/>
        </w:rPr>
        <w:br/>
      </w:r>
      <w:r w:rsidRPr="00300B34">
        <w:rPr>
          <w:color w:val="444444"/>
        </w:rPr>
        <w:t>`</w:t>
      </w:r>
      <w:r>
        <w:rPr>
          <w:color w:val="444444"/>
        </w:rPr>
        <w:t>isRequested</w:t>
      </w:r>
      <w:r w:rsidRPr="00300B34">
        <w:rPr>
          <w:color w:val="444444"/>
        </w:rPr>
        <w:t>`</w:t>
      </w:r>
      <w:r>
        <w:rPr>
          <w:color w:val="444444"/>
        </w:rPr>
        <w:t xml:space="preserve"> tinyint(1) NOT NULL DEFAULT 0,</w:t>
      </w:r>
      <w:ins w:id="166" w:author="Balázs Dán" w:date="2021-11-11T14:32:00Z">
        <w:r w:rsidR="00E97111">
          <w:rPr>
            <w:color w:val="444444"/>
          </w:rPr>
          <w:br/>
        </w:r>
        <w:r w:rsidR="00E97111" w:rsidRPr="00300B34">
          <w:rPr>
            <w:color w:val="444444"/>
          </w:rPr>
          <w:t>`</w:t>
        </w:r>
        <w:r w:rsidR="00E97111">
          <w:rPr>
            <w:color w:val="444444"/>
          </w:rPr>
          <w:t>user_request</w:t>
        </w:r>
        <w:r w:rsidR="00E97111" w:rsidRPr="00300B34">
          <w:rPr>
            <w:color w:val="444444"/>
          </w:rPr>
          <w:t>`</w:t>
        </w:r>
        <w:r w:rsidR="00E97111">
          <w:rPr>
            <w:color w:val="444444"/>
          </w:rPr>
          <w:t xml:space="preserve"> tinyint(1) NOT NULL DEFAULT 0,</w:t>
        </w:r>
      </w:ins>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access_state</w:t>
      </w:r>
      <w:r w:rsidRPr="00300B34">
        <w:rPr>
          <w:color w:val="444444"/>
        </w:rPr>
        <w:t>`</w:t>
      </w:r>
      <w:r>
        <w:rPr>
          <w:color w:val="444444"/>
        </w:rPr>
        <w:t xml:space="preserve"> (</w:t>
      </w:r>
      <w:r w:rsidRPr="00300B34">
        <w:rPr>
          <w:color w:val="444444"/>
        </w:rPr>
        <w:t>`</w:t>
      </w:r>
      <w:r>
        <w:rPr>
          <w:color w:val="444444"/>
        </w:rPr>
        <w:t>access_state</w:t>
      </w:r>
      <w:r w:rsidRPr="00300B34">
        <w:rPr>
          <w:color w:val="444444"/>
        </w:rPr>
        <w:t>`</w:t>
      </w:r>
      <w:r>
        <w:rPr>
          <w:color w:val="444444"/>
        </w:rPr>
        <w:t>)</w:t>
      </w:r>
      <w:r>
        <w:rPr>
          <w:color w:val="444444"/>
        </w:rPr>
        <w:br/>
      </w:r>
      <w:r>
        <w:t>) ENGINE=InnoDB AUTO_INCREMENT=1 DEFAULT CHARSET=utf8mb4</w:t>
      </w:r>
    </w:p>
    <w:p w14:paraId="4C217DD0" w14:textId="77777777" w:rsidR="00D57497" w:rsidRDefault="00D57497" w:rsidP="003C2D3F">
      <w:pPr>
        <w:pStyle w:val="Szvegtrzs"/>
        <w:ind w:firstLine="0"/>
        <w:jc w:val="left"/>
      </w:pPr>
    </w:p>
    <w:p w14:paraId="436F6DFB" w14:textId="61EAC8CF" w:rsidR="00D57497" w:rsidRDefault="00D57497" w:rsidP="003C2D3F">
      <w:pPr>
        <w:pStyle w:val="Szvegtrzs"/>
        <w:ind w:firstLine="426"/>
        <w:rPr>
          <w:ins w:id="167" w:author="Balázs Dán" w:date="2021-11-11T14:33:00Z"/>
        </w:rPr>
      </w:pPr>
      <w:r>
        <w:t>Az „</w:t>
      </w:r>
      <w:r w:rsidRPr="00203103">
        <w:rPr>
          <w:rFonts w:ascii="Consolas" w:hAnsi="Consolas"/>
          <w:sz w:val="22"/>
          <w:szCs w:val="22"/>
          <w:rPrChange w:id="168" w:author="Dr. Kocsis Gergely" w:date="2021-11-07T22:24:00Z">
            <w:rPr/>
          </w:rPrChange>
        </w:rPr>
        <w:t>rfid_manager</w:t>
      </w:r>
      <w:r>
        <w:t>” adattábla tartalmazza, hogy egyes „</w:t>
      </w:r>
      <w:r w:rsidRPr="00203103">
        <w:rPr>
          <w:rFonts w:ascii="Consolas" w:hAnsi="Consolas"/>
          <w:sz w:val="22"/>
          <w:szCs w:val="22"/>
          <w:rPrChange w:id="169" w:author="Dr. Kocsis Gergely" w:date="2021-11-07T22:24:00Z">
            <w:rPr/>
          </w:rPrChange>
        </w:rPr>
        <w:t>rfid_id</w:t>
      </w:r>
      <w:r>
        <w:t>”-k melyik „</w:t>
      </w:r>
      <w:r w:rsidRPr="00203103">
        <w:rPr>
          <w:rFonts w:ascii="Consolas" w:hAnsi="Consolas"/>
          <w:sz w:val="22"/>
          <w:szCs w:val="22"/>
          <w:rPrChange w:id="170" w:author="Dr. Kocsis Gergely" w:date="2021-11-07T22:24:00Z">
            <w:rPr/>
          </w:rPrChange>
        </w:rPr>
        <w:t>arduino_id</w:t>
      </w:r>
      <w:r>
        <w:t xml:space="preserve">”-kkal </w:t>
      </w:r>
      <w:del w:id="171" w:author="Dr. Kocsis Gergely" w:date="2021-11-07T22:24:00Z">
        <w:r w:rsidDel="00AF6B8C">
          <w:delText>rendelkezik</w:delText>
        </w:r>
      </w:del>
      <w:ins w:id="172" w:author="Dr. Kocsis Gergely" w:date="2021-11-07T22:24:00Z">
        <w:r w:rsidR="00AF6B8C">
          <w:t>rendelkeznek</w:t>
        </w:r>
      </w:ins>
      <w:r>
        <w:t>, és hogy e</w:t>
      </w:r>
      <w:del w:id="173" w:author="Dr. Kocsis Gergely" w:date="2021-11-07T22:24:00Z">
        <w:r w:rsidDel="00AF6B8C">
          <w:delText>n</w:delText>
        </w:r>
      </w:del>
      <w:ins w:id="174" w:author="Dr. Kocsis Gergely" w:date="2021-11-07T22:24:00Z">
        <w:r w:rsidR="00AF6B8C">
          <w:t>zek</w:t>
        </w:r>
      </w:ins>
      <w:r>
        <w:t>nek milyen az „</w:t>
      </w:r>
      <w:r w:rsidRPr="00AF6B8C">
        <w:rPr>
          <w:rFonts w:ascii="Consolas" w:hAnsi="Consolas"/>
          <w:sz w:val="22"/>
          <w:szCs w:val="22"/>
          <w:rPrChange w:id="175" w:author="Dr. Kocsis Gergely" w:date="2021-11-07T22:25:00Z">
            <w:rPr/>
          </w:rPrChange>
        </w:rPr>
        <w:t>access_state</w:t>
      </w:r>
      <w:r>
        <w:t>”-je. Az „</w:t>
      </w:r>
      <w:r w:rsidRPr="00AF6B8C">
        <w:rPr>
          <w:rFonts w:ascii="Consolas" w:hAnsi="Consolas"/>
          <w:sz w:val="22"/>
          <w:szCs w:val="22"/>
          <w:rPrChange w:id="176" w:author="Dr. Kocsis Gergely" w:date="2021-11-07T22:25:00Z">
            <w:rPr/>
          </w:rPrChange>
        </w:rPr>
        <w:t>access_state</w:t>
      </w:r>
      <w:r>
        <w:t>” határozza meg, hogy a felhasználó „</w:t>
      </w:r>
      <w:r w:rsidRPr="00AF6B8C">
        <w:rPr>
          <w:rFonts w:ascii="Consolas" w:hAnsi="Consolas"/>
          <w:sz w:val="22"/>
          <w:szCs w:val="22"/>
          <w:rPrChange w:id="177" w:author="Dr. Kocsis Gergely" w:date="2021-11-07T22:25:00Z">
            <w:rPr/>
          </w:rPrChange>
        </w:rPr>
        <w:t>rfid_id</w:t>
      </w:r>
      <w:r>
        <w:t>”-jának az adott „</w:t>
      </w:r>
      <w:r w:rsidRPr="00AF6B8C">
        <w:rPr>
          <w:rFonts w:ascii="Consolas" w:hAnsi="Consolas"/>
          <w:sz w:val="22"/>
          <w:szCs w:val="22"/>
          <w:rPrChange w:id="178" w:author="Dr. Kocsis Gergely" w:date="2021-11-07T22:25:00Z">
            <w:rPr/>
          </w:rPrChange>
        </w:rPr>
        <w:t>arduino_id</w:t>
      </w:r>
      <w:r>
        <w:t>”-ra van-e belépési engedélye, vagy sem.</w:t>
      </w:r>
      <w:ins w:id="179" w:author="Balázs Dán" w:date="2021-11-11T14:34:00Z">
        <w:r w:rsidR="00F73EED">
          <w:t xml:space="preserve"> Az</w:t>
        </w:r>
      </w:ins>
      <w:ins w:id="180" w:author="Balázs Dán" w:date="2021-11-11T14:35:00Z">
        <w:r w:rsidR="00F73EED">
          <w:t>on rekord esetén, ahol az „</w:t>
        </w:r>
        <w:r w:rsidR="00F73EED" w:rsidRPr="00F73EED">
          <w:rPr>
            <w:rFonts w:ascii="Consolas" w:hAnsi="Consolas"/>
            <w:sz w:val="22"/>
            <w:szCs w:val="22"/>
            <w:rPrChange w:id="181" w:author="Balázs Dán" w:date="2021-11-11T14:36:00Z">
              <w:rPr/>
            </w:rPrChange>
          </w:rPr>
          <w:t>isRequested</w:t>
        </w:r>
        <w:r w:rsidR="00F73EED">
          <w:t xml:space="preserve">” frissítve van 1 értékre, elvégzi az Arduino az ajtónyitást, majd 0-ra </w:t>
        </w:r>
        <w:r w:rsidR="00F73EED">
          <w:lastRenderedPageBreak/>
          <w:t>visszaállítja annak értékét.</w:t>
        </w:r>
      </w:ins>
      <w:ins w:id="182" w:author="Balázs Dán" w:date="2021-11-11T14:37:00Z">
        <w:r w:rsidR="00282B6E">
          <w:t xml:space="preserve"> Admin felhasználó applikáción keresztül </w:t>
        </w:r>
        <w:r w:rsidR="00282B6E" w:rsidRPr="00282B6E">
          <w:rPr>
            <w:rFonts w:ascii="Consolas" w:hAnsi="Consolas"/>
            <w:sz w:val="22"/>
            <w:szCs w:val="22"/>
            <w:rPrChange w:id="183" w:author="Balázs Dán" w:date="2021-11-11T14:39:00Z">
              <w:rPr/>
            </w:rPrChange>
          </w:rPr>
          <w:t>Undefined</w:t>
        </w:r>
      </w:ins>
      <w:ins w:id="184" w:author="Balázs Dán" w:date="2021-11-11T14:38:00Z">
        <w:r w:rsidR="00282B6E">
          <w:t xml:space="preserve">-ra állíthatja azon </w:t>
        </w:r>
      </w:ins>
      <w:ins w:id="185" w:author="Balázs Dán" w:date="2021-11-11T14:39:00Z">
        <w:r w:rsidR="00847B6C">
          <w:t>rekord „</w:t>
        </w:r>
      </w:ins>
      <w:ins w:id="186" w:author="Balázs Dán" w:date="2021-11-11T14:38:00Z">
        <w:r w:rsidR="00282B6E" w:rsidRPr="00847B6C">
          <w:rPr>
            <w:rFonts w:ascii="Consolas" w:hAnsi="Consolas"/>
            <w:sz w:val="22"/>
            <w:szCs w:val="22"/>
            <w:rPrChange w:id="187" w:author="Balázs Dán" w:date="2021-11-11T14:39:00Z">
              <w:rPr/>
            </w:rPrChange>
          </w:rPr>
          <w:t>rfid_id</w:t>
        </w:r>
      </w:ins>
      <w:ins w:id="188" w:author="Balázs Dán" w:date="2021-11-11T14:39:00Z">
        <w:r w:rsidR="00847B6C">
          <w:t>”</w:t>
        </w:r>
      </w:ins>
      <w:ins w:id="189" w:author="Balázs Dán" w:date="2021-11-11T14:38:00Z">
        <w:r w:rsidR="00282B6E">
          <w:t>-</w:t>
        </w:r>
      </w:ins>
      <w:ins w:id="190" w:author="Balázs Dán" w:date="2021-11-11T14:39:00Z">
        <w:r w:rsidR="00847B6C">
          <w:t>já</w:t>
        </w:r>
      </w:ins>
      <w:ins w:id="191" w:author="Balázs Dán" w:date="2021-11-11T14:38:00Z">
        <w:r w:rsidR="00282B6E">
          <w:t>t, ahol a „</w:t>
        </w:r>
        <w:r w:rsidR="00282B6E" w:rsidRPr="00282B6E">
          <w:rPr>
            <w:rFonts w:ascii="Consolas" w:hAnsi="Consolas"/>
            <w:sz w:val="22"/>
            <w:szCs w:val="22"/>
            <w:rPrChange w:id="192" w:author="Balázs Dán" w:date="2021-11-11T14:39:00Z">
              <w:rPr/>
            </w:rPrChange>
          </w:rPr>
          <w:t>user_request</w:t>
        </w:r>
        <w:r w:rsidR="00282B6E">
          <w:t>” értéke 1.</w:t>
        </w:r>
      </w:ins>
    </w:p>
    <w:p w14:paraId="71BEB985" w14:textId="77777777" w:rsidR="00F73EED" w:rsidRDefault="00F73EED">
      <w:pPr>
        <w:pStyle w:val="Szvegtrzs"/>
        <w:ind w:firstLine="0"/>
        <w:rPr>
          <w:ins w:id="193" w:author="Balázs Dán" w:date="2021-11-10T22:53:00Z"/>
        </w:rPr>
        <w:pPrChange w:id="194" w:author="Balázs Dán" w:date="2021-11-11T14:33:00Z">
          <w:pPr>
            <w:pStyle w:val="Szvegtrzs"/>
            <w:ind w:firstLine="426"/>
          </w:pPr>
        </w:pPrChange>
      </w:pPr>
    </w:p>
    <w:p w14:paraId="1B5E5BF7" w14:textId="7A3A5123" w:rsidR="0034686E" w:rsidDel="00C51774" w:rsidRDefault="0034686E">
      <w:pPr>
        <w:pStyle w:val="Szvegtrzs"/>
        <w:ind w:firstLine="0"/>
        <w:rPr>
          <w:del w:id="195" w:author="Balázs Dán" w:date="2021-11-10T22:53:00Z"/>
        </w:rPr>
        <w:pPrChange w:id="196" w:author="Balázs Dán" w:date="2021-11-10T22:53:00Z">
          <w:pPr>
            <w:pStyle w:val="Szvegtrzs"/>
            <w:ind w:firstLine="426"/>
          </w:pPr>
        </w:pPrChange>
      </w:pPr>
    </w:p>
    <w:p w14:paraId="49735614" w14:textId="1134C3E4" w:rsidR="00734CF9" w:rsidDel="008B3DB9" w:rsidRDefault="00734CF9" w:rsidP="00734CF9">
      <w:pPr>
        <w:pStyle w:val="Szvegtrzs"/>
        <w:ind w:firstLine="0"/>
        <w:rPr>
          <w:del w:id="197" w:author="Balázs Dán" w:date="2021-11-10T22:51:00Z"/>
        </w:rPr>
      </w:pPr>
    </w:p>
    <w:p w14:paraId="030567BA" w14:textId="77777777" w:rsidR="00D57497" w:rsidRDefault="00D57497" w:rsidP="003C2D3F">
      <w:pPr>
        <w:pStyle w:val="Szvegtrzs"/>
        <w:numPr>
          <w:ilvl w:val="0"/>
          <w:numId w:val="16"/>
        </w:numPr>
        <w:jc w:val="left"/>
      </w:pPr>
      <w:r>
        <w:t>arduino_logs:</w:t>
      </w:r>
    </w:p>
    <w:p w14:paraId="0168F97B" w14:textId="77777777"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arduino_logs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rfid_id</w:t>
      </w:r>
      <w:r w:rsidRPr="00300B34">
        <w:rPr>
          <w:color w:val="444444"/>
        </w:rPr>
        <w:t>`</w:t>
      </w:r>
      <w:r>
        <w:rPr>
          <w:color w:val="444444"/>
        </w:rPr>
        <w:t xml:space="preserve"> varchar(255) NOT NULL,</w:t>
      </w:r>
      <w:r>
        <w:rPr>
          <w:color w:val="444444"/>
        </w:rPr>
        <w:br/>
      </w:r>
      <w:r w:rsidRPr="00300B34">
        <w:rPr>
          <w:color w:val="444444"/>
        </w:rPr>
        <w:t>`</w:t>
      </w:r>
      <w:r>
        <w:rPr>
          <w:color w:val="444444"/>
        </w:rPr>
        <w:t>arduino_id</w:t>
      </w:r>
      <w:r w:rsidRPr="00300B34">
        <w:rPr>
          <w:color w:val="444444"/>
        </w:rPr>
        <w:t>`</w:t>
      </w:r>
      <w:r>
        <w:rPr>
          <w:color w:val="444444"/>
        </w:rPr>
        <w:t xml:space="preserve"> varchar(255) NOT NULL,</w:t>
      </w:r>
      <w:r>
        <w:rPr>
          <w:color w:val="444444"/>
        </w:rPr>
        <w:br/>
      </w:r>
      <w:r w:rsidRPr="00300B34">
        <w:rPr>
          <w:color w:val="444444"/>
        </w:rPr>
        <w:t>`</w:t>
      </w:r>
      <w:r>
        <w:rPr>
          <w:color w:val="444444"/>
        </w:rPr>
        <w:t>date</w:t>
      </w:r>
      <w:r w:rsidRPr="00300B34">
        <w:rPr>
          <w:color w:val="444444"/>
        </w:rPr>
        <w:t>`</w:t>
      </w:r>
      <w:r>
        <w:rPr>
          <w:color w:val="444444"/>
        </w:rPr>
        <w:t xml:space="preserve"> </w:t>
      </w:r>
      <w:r w:rsidRPr="00300B34">
        <w:rPr>
          <w:color w:val="444444"/>
        </w:rPr>
        <w:t>timestamp NOT NULL DEFAULT current_timestamp() ON UPDATE current_timestamp(),</w:t>
      </w:r>
      <w:r>
        <w:rPr>
          <w:color w:val="444444"/>
        </w:rPr>
        <w:br/>
      </w:r>
      <w:r w:rsidRPr="00300B34">
        <w:rPr>
          <w:color w:val="444444"/>
        </w:rPr>
        <w:t>`</w:t>
      </w:r>
      <w:r>
        <w:rPr>
          <w:color w:val="444444"/>
        </w:rPr>
        <w:t>state</w:t>
      </w:r>
      <w:r w:rsidRPr="00300B34">
        <w:rPr>
          <w:color w:val="444444"/>
        </w:rPr>
        <w:t>`</w:t>
      </w:r>
      <w:r>
        <w:rPr>
          <w:color w:val="444444"/>
        </w:rPr>
        <w:t xml:space="preserve"> tinyint(1) NOT NULL,</w:t>
      </w:r>
      <w:r>
        <w:rPr>
          <w:color w:val="444444"/>
        </w:rPr>
        <w:br/>
      </w:r>
      <w:r w:rsidRPr="00300B34">
        <w:rPr>
          <w:color w:val="444444"/>
        </w:rPr>
        <w:t>`</w:t>
      </w:r>
      <w:r>
        <w:rPr>
          <w:color w:val="444444"/>
        </w:rPr>
        <w:t>openedWith</w:t>
      </w:r>
      <w:r w:rsidRPr="00300B34">
        <w:rPr>
          <w:color w:val="444444"/>
        </w:rPr>
        <w:t>`</w:t>
      </w:r>
      <w:r>
        <w:rPr>
          <w:color w:val="444444"/>
        </w:rPr>
        <w:t xml:space="preserve"> varchar(11) NOT NULL,</w:t>
      </w:r>
      <w:r>
        <w:rPr>
          <w:color w:val="444444"/>
        </w:rPr>
        <w:br/>
        <w:t>PRIMARY KEY (</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rfid_id</w:t>
      </w:r>
      <w:r w:rsidRPr="00300B34">
        <w:rPr>
          <w:color w:val="444444"/>
        </w:rPr>
        <w:t>`</w:t>
      </w:r>
      <w:r>
        <w:rPr>
          <w:color w:val="444444"/>
        </w:rPr>
        <w:t xml:space="preserve"> (</w:t>
      </w:r>
      <w:r w:rsidRPr="00300B34">
        <w:rPr>
          <w:color w:val="444444"/>
        </w:rPr>
        <w:t>`</w:t>
      </w:r>
      <w:r>
        <w:rPr>
          <w:color w:val="444444"/>
        </w:rPr>
        <w:t>rfid_id</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33378BEC" w14:textId="77777777" w:rsidR="00D57497" w:rsidRDefault="00D57497" w:rsidP="003C2D3F">
      <w:pPr>
        <w:pStyle w:val="Szvegtrzs"/>
        <w:ind w:firstLine="0"/>
        <w:jc w:val="left"/>
      </w:pPr>
    </w:p>
    <w:p w14:paraId="74FFBBF6" w14:textId="77777777" w:rsidR="00D57497" w:rsidRDefault="00D57497" w:rsidP="003C2D3F">
      <w:pPr>
        <w:pStyle w:val="Szvegtrzs"/>
        <w:ind w:firstLine="426"/>
      </w:pPr>
      <w:r>
        <w:t>Az „</w:t>
      </w:r>
      <w:r w:rsidRPr="00AF6B8C">
        <w:rPr>
          <w:rFonts w:ascii="Consolas" w:hAnsi="Consolas"/>
          <w:sz w:val="22"/>
          <w:szCs w:val="22"/>
          <w:rPrChange w:id="198" w:author="Dr. Kocsis Gergely" w:date="2021-11-07T22:25:00Z">
            <w:rPr/>
          </w:rPrChange>
        </w:rPr>
        <w:t>arduino_logs</w:t>
      </w:r>
      <w:r>
        <w:t xml:space="preserve">” adattáblába mentődnek el a már rendszerben levő ajtónyitási próbálkozások RFID ID, Arduino ID, dátum, eszköz és sikeresség szerint. </w:t>
      </w:r>
    </w:p>
    <w:p w14:paraId="11DAB442" w14:textId="77777777" w:rsidR="00D57497" w:rsidRDefault="00D57497" w:rsidP="003C2D3F">
      <w:pPr>
        <w:pStyle w:val="Szvegtrzs"/>
        <w:ind w:firstLine="0"/>
        <w:jc w:val="left"/>
      </w:pPr>
    </w:p>
    <w:p w14:paraId="0E4208CB" w14:textId="77777777" w:rsidR="00D57497" w:rsidRDefault="00D57497" w:rsidP="003C2D3F">
      <w:pPr>
        <w:pStyle w:val="Szvegtrzs"/>
        <w:numPr>
          <w:ilvl w:val="0"/>
          <w:numId w:val="16"/>
        </w:numPr>
        <w:jc w:val="left"/>
      </w:pPr>
      <w:r>
        <w:t>pictures:</w:t>
      </w:r>
    </w:p>
    <w:p w14:paraId="16580BCC" w14:textId="77733D04" w:rsidR="00D57497" w:rsidRDefault="00D57497" w:rsidP="003C2D3F">
      <w:pPr>
        <w:pStyle w:val="Szvegtrzs"/>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themeFill="background2"/>
        <w:ind w:left="567" w:firstLine="0"/>
        <w:jc w:val="left"/>
      </w:pPr>
      <w:r>
        <w:t xml:space="preserve">CREATE TABLE </w:t>
      </w:r>
      <w:r w:rsidRPr="00300B34">
        <w:rPr>
          <w:color w:val="444444"/>
        </w:rPr>
        <w:t>`</w:t>
      </w:r>
      <w:r>
        <w:rPr>
          <w:color w:val="444444"/>
        </w:rPr>
        <w:t>pictures</w:t>
      </w:r>
      <w:r w:rsidRPr="00300B34">
        <w:rPr>
          <w:color w:val="444444"/>
        </w:rPr>
        <w:t>`</w:t>
      </w:r>
      <w:r>
        <w:rPr>
          <w:color w:val="444444"/>
        </w:rPr>
        <w:t xml:space="preserve"> (</w:t>
      </w:r>
      <w:r>
        <w:rPr>
          <w:color w:val="444444"/>
        </w:rPr>
        <w:br/>
      </w:r>
      <w:r w:rsidRPr="00300B34">
        <w:rPr>
          <w:color w:val="444444"/>
        </w:rPr>
        <w:t>`</w:t>
      </w:r>
      <w:r>
        <w:rPr>
          <w:color w:val="444444"/>
        </w:rPr>
        <w:t>id</w:t>
      </w:r>
      <w:r w:rsidRPr="00300B34">
        <w:rPr>
          <w:color w:val="444444"/>
        </w:rPr>
        <w:t>`</w:t>
      </w:r>
      <w:r>
        <w:rPr>
          <w:color w:val="444444"/>
        </w:rPr>
        <w:t xml:space="preserve"> bigint(20) NOT NULL AUTO_INCREMENT,</w:t>
      </w:r>
      <w:r>
        <w:rPr>
          <w:color w:val="444444"/>
        </w:rPr>
        <w:br/>
      </w:r>
      <w:r w:rsidRPr="00300B34">
        <w:rPr>
          <w:color w:val="444444"/>
        </w:rPr>
        <w:t>`</w:t>
      </w:r>
      <w:r>
        <w:rPr>
          <w:color w:val="444444"/>
        </w:rPr>
        <w:t>img_name</w:t>
      </w:r>
      <w:r w:rsidRPr="00300B34">
        <w:rPr>
          <w:color w:val="444444"/>
        </w:rPr>
        <w:t xml:space="preserve"> `</w:t>
      </w:r>
      <w:r>
        <w:rPr>
          <w:color w:val="444444"/>
        </w:rPr>
        <w:t xml:space="preserve"> varchar(</w:t>
      </w:r>
      <w:r w:rsidR="00497758">
        <w:rPr>
          <w:color w:val="444444"/>
        </w:rPr>
        <w:t>40</w:t>
      </w:r>
      <w:r>
        <w:rPr>
          <w:color w:val="444444"/>
        </w:rPr>
        <w:t>) NOT NULL,</w:t>
      </w:r>
      <w:r>
        <w:rPr>
          <w:color w:val="444444"/>
        </w:rPr>
        <w:br/>
      </w:r>
      <w:r w:rsidRPr="00300B34">
        <w:rPr>
          <w:color w:val="444444"/>
        </w:rPr>
        <w:t>`</w:t>
      </w:r>
      <w:r>
        <w:rPr>
          <w:color w:val="444444"/>
        </w:rPr>
        <w:t>date_added</w:t>
      </w:r>
      <w:r w:rsidRPr="00300B34">
        <w:rPr>
          <w:color w:val="444444"/>
        </w:rPr>
        <w:t>`</w:t>
      </w:r>
      <w:r>
        <w:rPr>
          <w:color w:val="444444"/>
        </w:rPr>
        <w:t xml:space="preserve"> </w:t>
      </w:r>
      <w:r w:rsidRPr="00300B34">
        <w:rPr>
          <w:color w:val="444444"/>
        </w:rPr>
        <w:t>timestamp NOT NULL DEFAULT current_timestamp() ON UPDATE</w:t>
      </w:r>
      <w:r>
        <w:rPr>
          <w:color w:val="444444"/>
        </w:rPr>
        <w:t xml:space="preserve"> current_timestamp(),</w:t>
      </w:r>
      <w:r>
        <w:rPr>
          <w:color w:val="444444"/>
        </w:rPr>
        <w:br/>
      </w:r>
      <w:r w:rsidRPr="00300B34">
        <w:rPr>
          <w:color w:val="444444"/>
        </w:rPr>
        <w:t>`</w:t>
      </w:r>
      <w:r>
        <w:rPr>
          <w:color w:val="444444"/>
        </w:rPr>
        <w:t>arduino_id</w:t>
      </w:r>
      <w:r w:rsidRPr="00300B34">
        <w:rPr>
          <w:color w:val="444444"/>
        </w:rPr>
        <w:t>`</w:t>
      </w:r>
      <w:r>
        <w:rPr>
          <w:color w:val="444444"/>
        </w:rPr>
        <w:t xml:space="preserve"> varchar(</w:t>
      </w:r>
      <w:r w:rsidR="00497758">
        <w:rPr>
          <w:color w:val="444444"/>
        </w:rPr>
        <w:t>40</w:t>
      </w:r>
      <w:r>
        <w:rPr>
          <w:color w:val="444444"/>
        </w:rPr>
        <w:t>) NOT NULL,</w:t>
      </w:r>
      <w:r>
        <w:rPr>
          <w:color w:val="444444"/>
        </w:rPr>
        <w:br/>
        <w:t>PRIMARY KEY(</w:t>
      </w:r>
      <w:r w:rsidRPr="00300B34">
        <w:rPr>
          <w:color w:val="444444"/>
        </w:rPr>
        <w:t>`</w:t>
      </w:r>
      <w:r>
        <w:rPr>
          <w:color w:val="444444"/>
        </w:rPr>
        <w:t>id</w:t>
      </w:r>
      <w:r w:rsidRPr="00300B34">
        <w:rPr>
          <w:color w:val="444444"/>
        </w:rPr>
        <w:t>`</w:t>
      </w:r>
      <w:r>
        <w:rPr>
          <w:color w:val="444444"/>
        </w:rPr>
        <w:t>),</w:t>
      </w:r>
      <w:r>
        <w:rPr>
          <w:color w:val="444444"/>
        </w:rPr>
        <w:br/>
        <w:t xml:space="preserve">KEY </w:t>
      </w:r>
      <w:r w:rsidRPr="00300B34">
        <w:rPr>
          <w:color w:val="444444"/>
        </w:rPr>
        <w:t>`</w:t>
      </w:r>
      <w:r>
        <w:rPr>
          <w:color w:val="444444"/>
        </w:rPr>
        <w:t>img_name</w:t>
      </w:r>
      <w:r w:rsidRPr="00300B34">
        <w:rPr>
          <w:color w:val="444444"/>
        </w:rPr>
        <w:t>`</w:t>
      </w:r>
      <w:r>
        <w:rPr>
          <w:color w:val="444444"/>
        </w:rPr>
        <w:t xml:space="preserve"> (</w:t>
      </w:r>
      <w:r w:rsidRPr="00300B34">
        <w:rPr>
          <w:color w:val="444444"/>
        </w:rPr>
        <w:t>`</w:t>
      </w:r>
      <w:r>
        <w:rPr>
          <w:color w:val="444444"/>
        </w:rPr>
        <w:t>img_name</w:t>
      </w:r>
      <w:r w:rsidRPr="00300B34">
        <w:rPr>
          <w:color w:val="444444"/>
        </w:rPr>
        <w:t>`</w:t>
      </w:r>
      <w:r>
        <w:rPr>
          <w:color w:val="444444"/>
        </w:rPr>
        <w:t>),</w:t>
      </w:r>
      <w:r>
        <w:rPr>
          <w:color w:val="444444"/>
        </w:rPr>
        <w:br/>
        <w:t xml:space="preserve">KEY </w:t>
      </w:r>
      <w:r w:rsidRPr="00300B34">
        <w:rPr>
          <w:color w:val="444444"/>
        </w:rPr>
        <w:t>`</w:t>
      </w:r>
      <w:r>
        <w:rPr>
          <w:color w:val="444444"/>
        </w:rPr>
        <w:t>arduino_id</w:t>
      </w:r>
      <w:r w:rsidRPr="00300B34">
        <w:rPr>
          <w:color w:val="444444"/>
        </w:rPr>
        <w:t>`</w:t>
      </w:r>
      <w:r>
        <w:rPr>
          <w:color w:val="444444"/>
        </w:rPr>
        <w:t xml:space="preserve"> (</w:t>
      </w:r>
      <w:r w:rsidRPr="00300B34">
        <w:rPr>
          <w:color w:val="444444"/>
        </w:rPr>
        <w:t>`</w:t>
      </w:r>
      <w:r>
        <w:rPr>
          <w:color w:val="444444"/>
        </w:rPr>
        <w:t>arduino_id</w:t>
      </w:r>
      <w:r w:rsidRPr="00300B34">
        <w:rPr>
          <w:color w:val="444444"/>
        </w:rPr>
        <w:t>`</w:t>
      </w:r>
      <w:r>
        <w:rPr>
          <w:color w:val="444444"/>
        </w:rPr>
        <w:t>)</w:t>
      </w:r>
      <w:r>
        <w:rPr>
          <w:color w:val="444444"/>
        </w:rPr>
        <w:br/>
      </w:r>
      <w:r>
        <w:t>) ENGINE=InnoDB AUTO_INCREMENT=1 DEFAULT CHARSET=utf8mb4</w:t>
      </w:r>
    </w:p>
    <w:p w14:paraId="4AC93F7D" w14:textId="77777777" w:rsidR="00D57497" w:rsidRDefault="00D57497" w:rsidP="003C2D3F">
      <w:pPr>
        <w:pStyle w:val="Szvegtrzs"/>
        <w:ind w:firstLine="0"/>
      </w:pPr>
    </w:p>
    <w:p w14:paraId="13E8B6B5" w14:textId="478DCE15" w:rsidR="00E150ED" w:rsidRDefault="00D57497" w:rsidP="00E150ED">
      <w:pPr>
        <w:pStyle w:val="Szvegtrzs"/>
        <w:ind w:firstLine="426"/>
        <w:rPr>
          <w:ins w:id="199" w:author="Balázs Dán" w:date="2021-11-11T14:45:00Z"/>
        </w:rPr>
      </w:pPr>
      <w:r>
        <w:lastRenderedPageBreak/>
        <w:t>A „</w:t>
      </w:r>
      <w:r w:rsidRPr="00AF6B8C">
        <w:rPr>
          <w:rFonts w:ascii="Consolas" w:hAnsi="Consolas"/>
          <w:sz w:val="22"/>
          <w:szCs w:val="22"/>
          <w:rPrChange w:id="200" w:author="Dr. Kocsis Gergely" w:date="2021-11-07T22:25:00Z">
            <w:rPr/>
          </w:rPrChange>
        </w:rPr>
        <w:t>pictures</w:t>
      </w:r>
      <w:r>
        <w:t>” adattáblában szerepelnek az ESP32-CAM által készített képek nevei („</w:t>
      </w:r>
      <w:r w:rsidRPr="00AF6B8C">
        <w:rPr>
          <w:rFonts w:ascii="Consolas" w:hAnsi="Consolas"/>
          <w:sz w:val="22"/>
          <w:szCs w:val="22"/>
          <w:rPrChange w:id="201" w:author="Dr. Kocsis Gergely" w:date="2021-11-07T22:25:00Z">
            <w:rPr/>
          </w:rPrChange>
        </w:rPr>
        <w:t>img_name</w:t>
      </w:r>
      <w:r>
        <w:t>”), illetve azon Arduino ID-ja, amellyel kapcsolatban áll. A kép készítési idejét is logolja.</w:t>
      </w:r>
      <w:r w:rsidRPr="00A45978">
        <w:t xml:space="preserve"> </w:t>
      </w:r>
    </w:p>
    <w:p w14:paraId="259588F6" w14:textId="0D26335D" w:rsidR="00E150ED" w:rsidDel="00E150ED" w:rsidRDefault="00E150ED">
      <w:pPr>
        <w:pStyle w:val="Szvegtrzs"/>
        <w:ind w:firstLine="0"/>
        <w:rPr>
          <w:del w:id="202" w:author="Balázs Dán" w:date="2021-11-11T14:45:00Z"/>
        </w:rPr>
        <w:sectPr w:rsidR="00E150ED" w:rsidDel="00E150ED" w:rsidSect="00222C10">
          <w:pgSz w:w="11906" w:h="16838"/>
          <w:pgMar w:top="1701" w:right="1134" w:bottom="1701" w:left="1701" w:header="709" w:footer="709" w:gutter="567"/>
          <w:cols w:space="708"/>
          <w:docGrid w:linePitch="360"/>
        </w:sectPr>
        <w:pPrChange w:id="203" w:author="Balázs Dán" w:date="2021-11-11T14:45:00Z">
          <w:pPr>
            <w:pStyle w:val="Szvegtrzs"/>
            <w:ind w:firstLine="426"/>
          </w:pPr>
        </w:pPrChange>
      </w:pPr>
    </w:p>
    <w:p w14:paraId="74B40414" w14:textId="69CE447D" w:rsidR="00D57497" w:rsidRDefault="00D57497" w:rsidP="003C2D3F">
      <w:pPr>
        <w:pStyle w:val="Cmsor2"/>
        <w:spacing w:after="0"/>
      </w:pPr>
      <w:r>
        <w:t xml:space="preserve">A kártyaolvasó-rendszer </w:t>
      </w:r>
      <w:del w:id="204" w:author="Dr. Kocsis Gergely" w:date="2021-11-07T22:25:00Z">
        <w:r w:rsidDel="00AF6B8C">
          <w:delText>le</w:delText>
        </w:r>
      </w:del>
      <w:r>
        <w:t>programozása</w:t>
      </w:r>
    </w:p>
    <w:p w14:paraId="390D74BE" w14:textId="5ADFCEF2" w:rsidR="00D57497" w:rsidRDefault="00D57497" w:rsidP="003C2D3F">
      <w:pPr>
        <w:pStyle w:val="Szvegtrzs"/>
        <w:ind w:firstLine="426"/>
      </w:pPr>
      <w:r>
        <w:t>Az Arduino IDE elég nagy</w:t>
      </w:r>
      <w:ins w:id="205" w:author="Dr. Kocsis Gergely" w:date="2021-11-07T22:26:00Z">
        <w:r w:rsidR="00A13B1A">
          <w:t xml:space="preserve"> </w:t>
        </w:r>
      </w:ins>
      <w:del w:id="206" w:author="Dr. Kocsis Gergely" w:date="2021-11-07T22:25:00Z">
        <w:r w:rsidDel="00A13B1A">
          <w:delText xml:space="preserve"> </w:delText>
        </w:r>
      </w:del>
      <w:r>
        <w:t xml:space="preserve">számú példakóddal rendelkezik. Ezek a kódok kifejezetten hasznosak ahhoz, hogy megértsük egyes library-k és kódok működését. Esetemben a </w:t>
      </w:r>
      <w:r w:rsidRPr="00F4679C">
        <w:rPr>
          <w:bdr w:val="single" w:sz="4" w:space="0" w:color="auto"/>
          <w:shd w:val="clear" w:color="auto" w:fill="E7E6E6" w:themeFill="background2"/>
        </w:rPr>
        <w:t>File &gt; Examples &gt; Ethernet &gt; Webclient</w:t>
      </w:r>
      <w:r>
        <w:t xml:space="preserve"> útvonalon elérhető példakód kifejezetten jó kiindulópontnak bizonyosodott. Ez a kód elsősorban megnézi, hogy van-e Ethernet Shield és Ethernet kábel megfelelően hozzácsatlakoztatva az Arduinohoz, és az alapján létrehoz egy Ethernet lokális hálózatott. Ezt követően, ha van kapcsolat az elején definiált szerverrel, akkor GET Request segítségével adatokat kér le a szerverről. Néhány változó, illetve kódrészlet átírását követően gyakorlatilag készen is van a program kapcsolati része (16. ábra).</w:t>
      </w:r>
    </w:p>
    <w:p w14:paraId="20DAAA10" w14:textId="6ECDFFF2" w:rsidR="00A74B81" w:rsidRDefault="007548C7" w:rsidP="00A74B81">
      <w:pPr>
        <w:pStyle w:val="Szvegtrzs"/>
        <w:ind w:firstLine="0"/>
      </w:pPr>
      <w:r>
        <w:rPr>
          <w:noProof/>
        </w:rPr>
        <w:drawing>
          <wp:inline distT="0" distB="0" distL="0" distR="0" wp14:anchorId="6FE0C698" wp14:editId="6B93AC23">
            <wp:extent cx="5400040" cy="180276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36">
                      <a:extLst>
                        <a:ext uri="{28A0092B-C50C-407E-A947-70E740481C1C}">
                          <a14:useLocalDpi xmlns:a14="http://schemas.microsoft.com/office/drawing/2010/main" val="0"/>
                        </a:ext>
                      </a:extLst>
                    </a:blip>
                    <a:stretch>
                      <a:fillRect/>
                    </a:stretch>
                  </pic:blipFill>
                  <pic:spPr>
                    <a:xfrm>
                      <a:off x="0" y="0"/>
                      <a:ext cx="5400040" cy="1802765"/>
                    </a:xfrm>
                    <a:prstGeom prst="rect">
                      <a:avLst/>
                    </a:prstGeom>
                  </pic:spPr>
                </pic:pic>
              </a:graphicData>
            </a:graphic>
          </wp:inline>
        </w:drawing>
      </w:r>
    </w:p>
    <w:p w14:paraId="54447211" w14:textId="4BF21F78" w:rsidR="00D57497" w:rsidRDefault="00D57497" w:rsidP="003C2D3F">
      <w:pPr>
        <w:pStyle w:val="Szvegtrzs"/>
        <w:ind w:firstLine="0"/>
        <w:jc w:val="center"/>
        <w:rPr>
          <w:ins w:id="207" w:author="Balázs Dán" w:date="2021-11-11T14:47:00Z"/>
        </w:rPr>
      </w:pPr>
      <w:r>
        <w:t>16. ábra: Arduino IDE Get Request</w:t>
      </w:r>
    </w:p>
    <w:p w14:paraId="22AE221A" w14:textId="77777777" w:rsidR="00E150ED" w:rsidRDefault="00E150ED" w:rsidP="003C2D3F">
      <w:pPr>
        <w:pStyle w:val="Szvegtrzs"/>
        <w:ind w:firstLine="0"/>
        <w:jc w:val="center"/>
      </w:pPr>
    </w:p>
    <w:p w14:paraId="60D8D63B" w14:textId="264485F0" w:rsidR="00D57497" w:rsidRDefault="00D57497" w:rsidP="003C2D3F">
      <w:pPr>
        <w:pStyle w:val="Szvegtrzs"/>
      </w:pPr>
      <w:r>
        <w:t xml:space="preserve">Egy másik példakód, amit felhasználtam, az az RFID beolvasásáért felel. A példakód a </w:t>
      </w:r>
      <w:r w:rsidRPr="00F23767">
        <w:rPr>
          <w:bdr w:val="single" w:sz="4" w:space="0" w:color="auto"/>
          <w:shd w:val="clear" w:color="auto" w:fill="E7E6E6" w:themeFill="background2"/>
        </w:rPr>
        <w:t>File &gt; Examples &gt; MFRC522 &gt; ReadNUID</w:t>
      </w:r>
      <w:r>
        <w:t xml:space="preserve"> elérési útvonalon érhető el. Az RFID ID az „uid” változóban van tárolva, míg az Arduino ID az „UniqueIDString”-ben</w:t>
      </w:r>
      <w:ins w:id="208" w:author="Balázs Dán" w:date="2021-11-09T18:11:00Z">
        <w:r w:rsidR="005106DE">
          <w:t xml:space="preserve"> </w:t>
        </w:r>
        <w:r w:rsidR="005106DE">
          <w:fldChar w:fldCharType="begin"/>
        </w:r>
        <w:r w:rsidR="005106DE">
          <w:instrText xml:space="preserve"> REF _Ref87373833 \r \h </w:instrText>
        </w:r>
      </w:ins>
      <w:r w:rsidR="005106DE">
        <w:fldChar w:fldCharType="separate"/>
      </w:r>
      <w:ins w:id="209" w:author="Balázs Dán" w:date="2021-11-09T18:11:00Z">
        <w:r w:rsidR="005106DE">
          <w:t>[17]</w:t>
        </w:r>
        <w:r w:rsidR="005106DE">
          <w:fldChar w:fldCharType="end"/>
        </w:r>
      </w:ins>
      <w:ins w:id="210" w:author="Balázs Dán" w:date="2021-11-09T18:10:00Z">
        <w:r w:rsidR="00EE00E3">
          <w:fldChar w:fldCharType="begin"/>
        </w:r>
        <w:r w:rsidR="00EE00E3">
          <w:instrText xml:space="preserve"> REF _Ref87373833 \r \h </w:instrText>
        </w:r>
      </w:ins>
      <w:r w:rsidR="00CC67FF">
        <w:fldChar w:fldCharType="separate"/>
      </w:r>
      <w:ins w:id="211" w:author="Balázs Dán" w:date="2021-11-09T18:10:00Z">
        <w:r w:rsidR="00EE00E3">
          <w:fldChar w:fldCharType="end"/>
        </w:r>
      </w:ins>
      <w:r>
        <w:t xml:space="preserve">. Az MFRC522 az nem egy alapértelmezetten létező library, azt előzetesen telepíteni kell. Ezt könnyen meg lehet tenni a </w:t>
      </w:r>
      <w:r w:rsidRPr="00926310">
        <w:rPr>
          <w:bdr w:val="single" w:sz="4" w:space="0" w:color="auto"/>
          <w:shd w:val="clear" w:color="auto" w:fill="E7E6E6" w:themeFill="background2"/>
        </w:rPr>
        <w:t>Tools &gt; Manage Libraries</w:t>
      </w:r>
      <w:r>
        <w:t xml:space="preserve"> menüpontnál.</w:t>
      </w:r>
    </w:p>
    <w:p w14:paraId="799F9063" w14:textId="39B10892" w:rsidR="00D57497" w:rsidDel="00E150ED" w:rsidRDefault="00D57497" w:rsidP="003C2D3F">
      <w:pPr>
        <w:pStyle w:val="Szvegtrzs"/>
        <w:rPr>
          <w:del w:id="212" w:author="Balázs Dán" w:date="2021-11-11T14:46:00Z"/>
          <w:noProof/>
        </w:rPr>
      </w:pPr>
      <w:r>
        <w:t>Kártyaérintés esetén egy Get Request segítségével kér le adatokat az adatbázisból az „</w:t>
      </w:r>
      <w:r w:rsidRPr="00A13B1A">
        <w:rPr>
          <w:rFonts w:ascii="Consolas" w:hAnsi="Consolas"/>
          <w:sz w:val="22"/>
          <w:szCs w:val="22"/>
          <w:rPrChange w:id="213" w:author="Dr. Kocsis Gergely" w:date="2021-11-07T22:26:00Z">
            <w:rPr/>
          </w:rPrChange>
        </w:rPr>
        <w:t>rfid_test.php</w:t>
      </w:r>
      <w:r>
        <w:t xml:space="preserve">”-n keresztül. Abban az esetben, ha a használt RFID ID és a használt Arduino ID szerepel az adatbázisban, és az ajtónyitási státusz az engedélyezett, akkor </w:t>
      </w:r>
      <w:r>
        <w:lastRenderedPageBreak/>
        <w:t>kinyitja az ajtót relé segítségével (17. ábra).Ellenkező esetben nem nyitja ki az ajtót. A próbálkozásokat elmenti a „</w:t>
      </w:r>
      <w:r w:rsidRPr="00A13B1A">
        <w:rPr>
          <w:rFonts w:ascii="Consolas" w:hAnsi="Consolas"/>
          <w:sz w:val="22"/>
          <w:szCs w:val="22"/>
          <w:rPrChange w:id="214" w:author="Dr. Kocsis Gergely" w:date="2021-11-07T22:26:00Z">
            <w:rPr/>
          </w:rPrChange>
        </w:rPr>
        <w:t>logs</w:t>
      </w:r>
      <w:r>
        <w:t>” adattáblában attól függően, hogy az „</w:t>
      </w:r>
      <w:r w:rsidRPr="00A13B1A">
        <w:rPr>
          <w:rFonts w:ascii="Consolas" w:hAnsi="Consolas"/>
          <w:sz w:val="22"/>
          <w:szCs w:val="22"/>
          <w:rPrChange w:id="215" w:author="Dr. Kocsis Gergely" w:date="2021-11-07T22:26:00Z">
            <w:rPr/>
          </w:rPrChange>
        </w:rPr>
        <w:t>rfid_id</w:t>
      </w:r>
      <w:r>
        <w:t>” az valid.</w:t>
      </w:r>
    </w:p>
    <w:p w14:paraId="51F66C82" w14:textId="5814A367" w:rsidR="00D57497" w:rsidRDefault="00D57497" w:rsidP="003C2D3F">
      <w:pPr>
        <w:pStyle w:val="Szvegtrzs"/>
      </w:pPr>
      <w:r>
        <w:t xml:space="preserve">Az </w:t>
      </w:r>
      <w:r w:rsidRPr="00A13B1A">
        <w:rPr>
          <w:rFonts w:ascii="Consolas" w:hAnsi="Consolas"/>
          <w:sz w:val="22"/>
          <w:szCs w:val="22"/>
          <w:rPrChange w:id="216" w:author="Dr. Kocsis Gergely" w:date="2021-11-07T22:26:00Z">
            <w:rPr/>
          </w:rPrChange>
        </w:rPr>
        <w:t>openDoor()</w:t>
      </w:r>
      <w:r>
        <w:t xml:space="preserve"> funkció nyitja ki az ajtót a relé segítségével, amely </w:t>
      </w:r>
      <w:r w:rsidRPr="00304D80">
        <w:rPr>
          <w:rFonts w:ascii="Consolas" w:hAnsi="Consolas"/>
          <w:sz w:val="22"/>
          <w:szCs w:val="22"/>
          <w:rPrChange w:id="217" w:author="Dr. Kocsis Gergely" w:date="2021-11-07T22:27:00Z">
            <w:rPr/>
          </w:rPrChange>
        </w:rPr>
        <w:t>digitalWrite(6, HIGH)</w:t>
      </w:r>
      <w:r w:rsidRPr="00304D80">
        <w:t>,</w:t>
      </w:r>
      <w:r>
        <w:t xml:space="preserve"> majd </w:t>
      </w:r>
      <w:r w:rsidRPr="00304D80">
        <w:rPr>
          <w:rFonts w:ascii="Consolas" w:hAnsi="Consolas"/>
          <w:sz w:val="22"/>
          <w:szCs w:val="22"/>
          <w:rPrChange w:id="218" w:author="Dr. Kocsis Gergely" w:date="2021-11-07T22:27:00Z">
            <w:rPr/>
          </w:rPrChange>
        </w:rPr>
        <w:t>digitalWrite(6, LOW)</w:t>
      </w:r>
      <w:r>
        <w:t xml:space="preserve"> utasítást hajt végre.</w:t>
      </w:r>
    </w:p>
    <w:p w14:paraId="2ACD86ED" w14:textId="3866CE06" w:rsidR="007E5086" w:rsidRDefault="00A74B81" w:rsidP="00A74B81">
      <w:pPr>
        <w:pStyle w:val="Szvegtrzs"/>
        <w:ind w:firstLine="0"/>
      </w:pPr>
      <w:r>
        <w:rPr>
          <w:noProof/>
        </w:rPr>
        <w:drawing>
          <wp:inline distT="0" distB="0" distL="0" distR="0" wp14:anchorId="5AFA920C" wp14:editId="64C9C02E">
            <wp:extent cx="4001360" cy="2016311"/>
            <wp:effectExtent l="0" t="0" r="0" b="317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37">
                      <a:extLst>
                        <a:ext uri="{28A0092B-C50C-407E-A947-70E740481C1C}">
                          <a14:useLocalDpi xmlns:a14="http://schemas.microsoft.com/office/drawing/2010/main" val="0"/>
                        </a:ext>
                      </a:extLst>
                    </a:blip>
                    <a:stretch>
                      <a:fillRect/>
                    </a:stretch>
                  </pic:blipFill>
                  <pic:spPr>
                    <a:xfrm>
                      <a:off x="0" y="0"/>
                      <a:ext cx="4001360" cy="2016311"/>
                    </a:xfrm>
                    <a:prstGeom prst="rect">
                      <a:avLst/>
                    </a:prstGeom>
                  </pic:spPr>
                </pic:pic>
              </a:graphicData>
            </a:graphic>
          </wp:inline>
        </w:drawing>
      </w:r>
    </w:p>
    <w:p w14:paraId="44E16654" w14:textId="5619EE85" w:rsidR="007E5086" w:rsidRDefault="007E5086" w:rsidP="00CF273D">
      <w:pPr>
        <w:pStyle w:val="Szvegtrzs"/>
        <w:jc w:val="center"/>
      </w:pPr>
      <w:r>
        <w:t>17. ábra: Arduino IDE http response kódrészlet</w:t>
      </w:r>
    </w:p>
    <w:p w14:paraId="0CCEDE95" w14:textId="2174D8D5" w:rsidR="007548C7" w:rsidRDefault="00D57497" w:rsidP="007548C7">
      <w:pPr>
        <w:pStyle w:val="Szvegtrzs"/>
        <w:rPr>
          <w:ins w:id="219" w:author="Balázs Dán" w:date="2021-11-11T14:50:00Z"/>
          <w:noProof/>
        </w:rPr>
      </w:pPr>
      <w:r>
        <w:t xml:space="preserve">Így megtörténik az Arduino és php </w:t>
      </w:r>
      <w:r>
        <w:rPr>
          <w:noProof/>
        </w:rPr>
        <w:t>közötti kommunikáció, de későbbiekben ha az applikációból szeretnénk kinyitni az ajtót, az így nem működne</w:t>
      </w:r>
      <w:r w:rsidR="00A142E4">
        <w:rPr>
          <w:noProof/>
        </w:rPr>
        <w:t>, e</w:t>
      </w:r>
      <w:r>
        <w:rPr>
          <w:noProof/>
        </w:rPr>
        <w:t xml:space="preserve">zért az applikációból Post Request segítségével </w:t>
      </w:r>
      <w:r w:rsidR="00263B71">
        <w:rPr>
          <w:noProof/>
        </w:rPr>
        <w:t>frissítem</w:t>
      </w:r>
      <w:r>
        <w:rPr>
          <w:noProof/>
        </w:rPr>
        <w:t xml:space="preserve"> a „</w:t>
      </w:r>
      <w:r w:rsidRPr="00304D80">
        <w:rPr>
          <w:rFonts w:ascii="Consolas" w:hAnsi="Consolas"/>
          <w:sz w:val="22"/>
          <w:szCs w:val="22"/>
          <w:rPrChange w:id="220" w:author="Dr. Kocsis Gergely" w:date="2021-11-07T22:27:00Z">
            <w:rPr/>
          </w:rPrChange>
        </w:rPr>
        <w:t>users</w:t>
      </w:r>
      <w:r>
        <w:rPr>
          <w:noProof/>
        </w:rPr>
        <w:t>” adattábla „</w:t>
      </w:r>
      <w:r w:rsidRPr="00304D80">
        <w:rPr>
          <w:rFonts w:ascii="Consolas" w:hAnsi="Consolas"/>
          <w:sz w:val="22"/>
          <w:szCs w:val="22"/>
          <w:rPrChange w:id="221" w:author="Dr. Kocsis Gergely" w:date="2021-11-07T22:27:00Z">
            <w:rPr>
              <w:noProof/>
            </w:rPr>
          </w:rPrChange>
        </w:rPr>
        <w:t>isRequested</w:t>
      </w:r>
      <w:r>
        <w:rPr>
          <w:noProof/>
        </w:rPr>
        <w:t>” értékét 1-re a használt „</w:t>
      </w:r>
      <w:r w:rsidRPr="00304D80">
        <w:rPr>
          <w:rFonts w:ascii="Consolas" w:hAnsi="Consolas"/>
          <w:sz w:val="22"/>
          <w:szCs w:val="22"/>
          <w:rPrChange w:id="222" w:author="Dr. Kocsis Gergely" w:date="2021-11-07T22:27:00Z">
            <w:rPr>
              <w:noProof/>
            </w:rPr>
          </w:rPrChange>
        </w:rPr>
        <w:t>rfid_id</w:t>
      </w:r>
      <w:r>
        <w:rPr>
          <w:noProof/>
        </w:rPr>
        <w:t>” és „</w:t>
      </w:r>
      <w:r w:rsidRPr="00304D80">
        <w:rPr>
          <w:rFonts w:ascii="Consolas" w:hAnsi="Consolas"/>
          <w:sz w:val="22"/>
          <w:szCs w:val="22"/>
          <w:rPrChange w:id="223" w:author="Dr. Kocsis Gergely" w:date="2021-11-07T22:27:00Z">
            <w:rPr>
              <w:noProof/>
            </w:rPr>
          </w:rPrChange>
        </w:rPr>
        <w:t>arduino_id</w:t>
      </w:r>
      <w:r>
        <w:rPr>
          <w:noProof/>
        </w:rPr>
        <w:t>”-nál</w:t>
      </w:r>
      <w:del w:id="224" w:author="Balázs Dán" w:date="2021-11-11T14:51:00Z">
        <w:r w:rsidR="00854993" w:rsidDel="006A0719">
          <w:rPr>
            <w:noProof/>
          </w:rPr>
          <w:delText xml:space="preserve"> (18. ábra)</w:delText>
        </w:r>
      </w:del>
      <w:r>
        <w:rPr>
          <w:noProof/>
        </w:rPr>
        <w:t>.</w:t>
      </w:r>
    </w:p>
    <w:p w14:paraId="1AAF14AF" w14:textId="3A2B902E" w:rsidR="006A0719" w:rsidRPr="00AA4D5A" w:rsidRDefault="006A0719" w:rsidP="002D4005">
      <w:pPr>
        <w:pStyle w:val="Szvegtrzs"/>
      </w:pPr>
      <w:ins w:id="225" w:author="Balázs Dán" w:date="2021-11-11T14:50:00Z">
        <w:r>
          <w:rPr>
            <w:noProof/>
          </w:rPr>
          <w:t>Az Arduino 5 másodpercenként egy másik Get Request-tel adatokat kér le az „</w:t>
        </w:r>
        <w:r w:rsidRPr="006A2AE1">
          <w:rPr>
            <w:rFonts w:ascii="Consolas" w:hAnsi="Consolas"/>
            <w:sz w:val="22"/>
            <w:szCs w:val="22"/>
          </w:rPr>
          <w:t>open_door.php</w:t>
        </w:r>
        <w:r>
          <w:rPr>
            <w:noProof/>
          </w:rPr>
          <w:t>”-n keresztül az „</w:t>
        </w:r>
        <w:r w:rsidRPr="006A2AE1">
          <w:rPr>
            <w:rFonts w:ascii="Consolas" w:hAnsi="Consolas"/>
            <w:sz w:val="22"/>
            <w:szCs w:val="22"/>
          </w:rPr>
          <w:t>rfid_manager</w:t>
        </w:r>
        <w:r>
          <w:rPr>
            <w:noProof/>
          </w:rPr>
          <w:t>” adattáblából. Ha van olyan rekord, ahol az „</w:t>
        </w:r>
        <w:r w:rsidRPr="006A2AE1">
          <w:rPr>
            <w:rFonts w:ascii="Consolas" w:hAnsi="Consolas"/>
            <w:sz w:val="22"/>
            <w:szCs w:val="22"/>
          </w:rPr>
          <w:t>arduino_id</w:t>
        </w:r>
        <w:r>
          <w:rPr>
            <w:noProof/>
          </w:rPr>
          <w:t>” az Arduino ID-val megegyezik és annak az „</w:t>
        </w:r>
        <w:r w:rsidRPr="006A2AE1">
          <w:rPr>
            <w:rFonts w:ascii="Consolas" w:hAnsi="Consolas"/>
            <w:sz w:val="22"/>
            <w:szCs w:val="22"/>
          </w:rPr>
          <w:t>isRequested</w:t>
        </w:r>
        <w:r>
          <w:rPr>
            <w:noProof/>
          </w:rPr>
          <w:t>” értéke 1, akkor kinyitja az ajtót, majd az összes „</w:t>
        </w:r>
        <w:r w:rsidRPr="006A2AE1">
          <w:rPr>
            <w:rFonts w:ascii="Consolas" w:hAnsi="Consolas"/>
            <w:sz w:val="22"/>
            <w:szCs w:val="22"/>
          </w:rPr>
          <w:t>isRequested</w:t>
        </w:r>
        <w:r>
          <w:rPr>
            <w:noProof/>
          </w:rPr>
          <w:t xml:space="preserve">” értéket frissíti 0-ra a használt Arduino ID-nál és log-olja az ajtónyitást. </w:t>
        </w:r>
        <w:r>
          <w:t>Applikációból csak olyan rekorddal küldhetünk Post Request-et, amelynek ajtónyitási státusza 1 az adott Arduino ID esetében</w:t>
        </w:r>
      </w:ins>
      <w:ins w:id="226" w:author="Balázs Dán" w:date="2021-11-11T14:51:00Z">
        <w:r w:rsidR="002D4005">
          <w:t xml:space="preserve"> (18. ábra)</w:t>
        </w:r>
      </w:ins>
      <w:ins w:id="227" w:author="Balázs Dán" w:date="2021-11-11T14:50:00Z">
        <w:r>
          <w:t>.</w:t>
        </w:r>
      </w:ins>
    </w:p>
    <w:p w14:paraId="3CE68910" w14:textId="16E3E04E" w:rsidR="007548C7" w:rsidRDefault="007548C7" w:rsidP="007548C7">
      <w:pPr>
        <w:pStyle w:val="Szvegtrzs"/>
        <w:ind w:firstLine="0"/>
        <w:rPr>
          <w:noProof/>
        </w:rPr>
      </w:pPr>
      <w:r>
        <w:rPr>
          <w:noProof/>
        </w:rPr>
        <w:lastRenderedPageBreak/>
        <w:drawing>
          <wp:inline distT="0" distB="0" distL="0" distR="0" wp14:anchorId="4FB6FB74" wp14:editId="179C191D">
            <wp:extent cx="5108265" cy="4795907"/>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8">
                      <a:extLst>
                        <a:ext uri="{28A0092B-C50C-407E-A947-70E740481C1C}">
                          <a14:useLocalDpi xmlns:a14="http://schemas.microsoft.com/office/drawing/2010/main" val="0"/>
                        </a:ext>
                      </a:extLst>
                    </a:blip>
                    <a:stretch>
                      <a:fillRect/>
                    </a:stretch>
                  </pic:blipFill>
                  <pic:spPr>
                    <a:xfrm>
                      <a:off x="0" y="0"/>
                      <a:ext cx="5108265" cy="4795907"/>
                    </a:xfrm>
                    <a:prstGeom prst="rect">
                      <a:avLst/>
                    </a:prstGeom>
                  </pic:spPr>
                </pic:pic>
              </a:graphicData>
            </a:graphic>
          </wp:inline>
        </w:drawing>
      </w:r>
    </w:p>
    <w:p w14:paraId="1EBA09D1" w14:textId="7544C56F" w:rsidR="00D57497" w:rsidRDefault="00D57497" w:rsidP="003C2D3F">
      <w:pPr>
        <w:pStyle w:val="Szvegtrzs"/>
        <w:ind w:firstLine="0"/>
        <w:jc w:val="center"/>
        <w:rPr>
          <w:ins w:id="228" w:author="Balázs Dán" w:date="2021-11-11T14:52:00Z"/>
        </w:rPr>
      </w:pPr>
      <w:r>
        <w:t xml:space="preserve">18. ábra: </w:t>
      </w:r>
      <w:r w:rsidRPr="006A01AC">
        <w:rPr>
          <w:rFonts w:ascii="Consolas" w:hAnsi="Consolas"/>
          <w:sz w:val="22"/>
          <w:szCs w:val="22"/>
          <w:rPrChange w:id="229" w:author="Dr. Kocsis Gergely" w:date="2021-11-07T22:27:00Z">
            <w:rPr/>
          </w:rPrChange>
        </w:rPr>
        <w:t>open_door.php</w:t>
      </w:r>
      <w:r>
        <w:t xml:space="preserve"> kódrészlet</w:t>
      </w:r>
    </w:p>
    <w:p w14:paraId="1410788F" w14:textId="090B18EA" w:rsidR="002D4005" w:rsidRDefault="002D4005" w:rsidP="002D4005">
      <w:pPr>
        <w:pStyle w:val="Szvegtrzs"/>
        <w:ind w:firstLine="0"/>
        <w:rPr>
          <w:ins w:id="230" w:author="Balázs Dán" w:date="2021-11-11T14:52:00Z"/>
        </w:rPr>
      </w:pPr>
    </w:p>
    <w:p w14:paraId="09C77C90" w14:textId="378FE6A5" w:rsidR="002D4005" w:rsidRDefault="002D4005">
      <w:pPr>
        <w:pStyle w:val="Szvegtrzs"/>
        <w:pPrChange w:id="231" w:author="Balázs Dán" w:date="2021-11-11T14:52:00Z">
          <w:pPr>
            <w:pStyle w:val="Szvegtrzs"/>
            <w:ind w:firstLine="0"/>
            <w:jc w:val="center"/>
          </w:pPr>
        </w:pPrChange>
      </w:pPr>
      <w:ins w:id="232" w:author="Balázs Dán" w:date="2021-11-11T14:52:00Z">
        <w:r>
          <w:t>A kártyaérintés esetén történő GET Request hasonlóan működik az alábbi képen látható GET Request-tel.</w:t>
        </w:r>
      </w:ins>
    </w:p>
    <w:p w14:paraId="61F9E0F8" w14:textId="46D1668F" w:rsidR="008D6735" w:rsidRDefault="00680995" w:rsidP="007548C7">
      <w:pPr>
        <w:pStyle w:val="Szvegtrzs"/>
        <w:rPr>
          <w:noProof/>
        </w:rPr>
      </w:pPr>
      <w:r>
        <w:rPr>
          <w:noProof/>
        </w:rPr>
        <w:drawing>
          <wp:anchor distT="0" distB="0" distL="114300" distR="114300" simplePos="0" relativeHeight="251695104" behindDoc="0" locked="0" layoutInCell="1" allowOverlap="1" wp14:anchorId="7AA8029A" wp14:editId="24433748">
            <wp:simplePos x="0" y="0"/>
            <wp:positionH relativeFrom="margin">
              <wp:posOffset>-3810</wp:posOffset>
            </wp:positionH>
            <wp:positionV relativeFrom="paragraph">
              <wp:posOffset>528320</wp:posOffset>
            </wp:positionV>
            <wp:extent cx="4173220" cy="1539240"/>
            <wp:effectExtent l="0" t="0" r="0" b="952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a:blip r:embed="rId39">
                      <a:extLst>
                        <a:ext uri="{28A0092B-C50C-407E-A947-70E740481C1C}">
                          <a14:useLocalDpi xmlns:a14="http://schemas.microsoft.com/office/drawing/2010/main" val="0"/>
                        </a:ext>
                      </a:extLst>
                    </a:blip>
                    <a:stretch>
                      <a:fillRect/>
                    </a:stretch>
                  </pic:blipFill>
                  <pic:spPr>
                    <a:xfrm>
                      <a:off x="0" y="0"/>
                      <a:ext cx="4173220" cy="1539240"/>
                    </a:xfrm>
                    <a:prstGeom prst="rect">
                      <a:avLst/>
                    </a:prstGeom>
                  </pic:spPr>
                </pic:pic>
              </a:graphicData>
            </a:graphic>
            <wp14:sizeRelH relativeFrom="margin">
              <wp14:pctWidth>0</wp14:pctWidth>
            </wp14:sizeRelH>
            <wp14:sizeRelV relativeFrom="margin">
              <wp14:pctHeight>0</wp14:pctHeight>
            </wp14:sizeRelV>
          </wp:anchor>
        </w:drawing>
      </w:r>
      <w:r w:rsidR="008D6735">
        <w:rPr>
          <w:noProof/>
        </w:rPr>
        <w:t>A „</w:t>
      </w:r>
      <w:r w:rsidR="008D6735" w:rsidRPr="006A01AC">
        <w:rPr>
          <w:rFonts w:ascii="Consolas" w:hAnsi="Consolas"/>
          <w:sz w:val="22"/>
          <w:szCs w:val="22"/>
          <w:rPrChange w:id="233" w:author="Dr. Kocsis Gergely" w:date="2021-11-07T22:28:00Z">
            <w:rPr>
              <w:noProof/>
            </w:rPr>
          </w:rPrChange>
        </w:rPr>
        <w:t>connection.php</w:t>
      </w:r>
      <w:r w:rsidR="008D6735">
        <w:rPr>
          <w:noProof/>
        </w:rPr>
        <w:t>” minden olyan fájl esetén include-olva van, ahol az adatbázissal valamilyen műveletet hajtok végre</w:t>
      </w:r>
      <w:r w:rsidR="00C87AB0">
        <w:rPr>
          <w:noProof/>
        </w:rPr>
        <w:t xml:space="preserve"> (19. ábra)</w:t>
      </w:r>
      <w:r w:rsidR="008D6735">
        <w:rPr>
          <w:noProof/>
        </w:rPr>
        <w:t>.</w:t>
      </w:r>
    </w:p>
    <w:p w14:paraId="5A158973" w14:textId="38EBBD7E" w:rsidR="00C87AB0" w:rsidRDefault="00C87AB0" w:rsidP="00C87AB0">
      <w:pPr>
        <w:pStyle w:val="Szvegtrzs"/>
        <w:ind w:firstLine="0"/>
        <w:jc w:val="center"/>
        <w:rPr>
          <w:noProof/>
        </w:rPr>
      </w:pPr>
      <w:r>
        <w:rPr>
          <w:noProof/>
        </w:rPr>
        <w:t xml:space="preserve">19. ábra: </w:t>
      </w:r>
      <w:r w:rsidRPr="006A01AC">
        <w:rPr>
          <w:rFonts w:ascii="Consolas" w:hAnsi="Consolas"/>
          <w:sz w:val="22"/>
          <w:szCs w:val="22"/>
          <w:rPrChange w:id="234" w:author="Dr. Kocsis Gergely" w:date="2021-11-07T22:28:00Z">
            <w:rPr>
              <w:noProof/>
            </w:rPr>
          </w:rPrChange>
        </w:rPr>
        <w:t>connection.php</w:t>
      </w:r>
    </w:p>
    <w:p w14:paraId="26366BD8" w14:textId="77777777" w:rsidR="003D4FB7" w:rsidRDefault="003D4FB7" w:rsidP="002A29F0">
      <w:pPr>
        <w:pStyle w:val="Szvegtrzs"/>
        <w:ind w:firstLine="0"/>
        <w:rPr>
          <w:noProof/>
        </w:rPr>
      </w:pPr>
    </w:p>
    <w:p w14:paraId="1A360226" w14:textId="2C1C4027" w:rsidR="007548C7" w:rsidDel="006A0719" w:rsidRDefault="007548C7" w:rsidP="00426208">
      <w:pPr>
        <w:pStyle w:val="Szvegtrzs"/>
        <w:rPr>
          <w:del w:id="235" w:author="Balázs Dán" w:date="2021-11-11T14:50:00Z"/>
        </w:rPr>
      </w:pPr>
      <w:del w:id="236" w:author="Balázs Dán" w:date="2021-11-11T14:50:00Z">
        <w:r w:rsidDel="006A0719">
          <w:rPr>
            <w:noProof/>
          </w:rPr>
          <w:lastRenderedPageBreak/>
          <w:delText>Az Arduino 5 másodpercenként egy másik Get Request-tel adatokat kér le az „</w:delText>
        </w:r>
        <w:r w:rsidRPr="006A01AC" w:rsidDel="006A0719">
          <w:rPr>
            <w:rFonts w:ascii="Consolas" w:hAnsi="Consolas"/>
            <w:sz w:val="22"/>
            <w:szCs w:val="22"/>
            <w:rPrChange w:id="237" w:author="Dr. Kocsis Gergely" w:date="2021-11-07T22:28:00Z">
              <w:rPr>
                <w:noProof/>
              </w:rPr>
            </w:rPrChange>
          </w:rPr>
          <w:delText>open_door.php</w:delText>
        </w:r>
        <w:r w:rsidDel="006A0719">
          <w:rPr>
            <w:noProof/>
          </w:rPr>
          <w:delText>”-n keresztül az „</w:delText>
        </w:r>
        <w:r w:rsidRPr="006A01AC" w:rsidDel="006A0719">
          <w:rPr>
            <w:rFonts w:ascii="Consolas" w:hAnsi="Consolas"/>
            <w:sz w:val="22"/>
            <w:szCs w:val="22"/>
            <w:rPrChange w:id="238" w:author="Dr. Kocsis Gergely" w:date="2021-11-07T22:28:00Z">
              <w:rPr>
                <w:noProof/>
              </w:rPr>
            </w:rPrChange>
          </w:rPr>
          <w:delText>rfid_manager</w:delText>
        </w:r>
        <w:r w:rsidDel="006A0719">
          <w:rPr>
            <w:noProof/>
          </w:rPr>
          <w:delText>” adattáblából. Ha van olyan rekord, ahol az „</w:delText>
        </w:r>
        <w:r w:rsidRPr="006A01AC" w:rsidDel="006A0719">
          <w:rPr>
            <w:rFonts w:ascii="Consolas" w:hAnsi="Consolas"/>
            <w:sz w:val="22"/>
            <w:szCs w:val="22"/>
            <w:rPrChange w:id="239" w:author="Dr. Kocsis Gergely" w:date="2021-11-07T22:28:00Z">
              <w:rPr>
                <w:noProof/>
              </w:rPr>
            </w:rPrChange>
          </w:rPr>
          <w:delText>arduino_id</w:delText>
        </w:r>
        <w:r w:rsidDel="006A0719">
          <w:rPr>
            <w:noProof/>
          </w:rPr>
          <w:delText>” az Arduino ID-val megegyezik és annak az „</w:delText>
        </w:r>
        <w:r w:rsidRPr="006A01AC" w:rsidDel="006A0719">
          <w:rPr>
            <w:rFonts w:ascii="Consolas" w:hAnsi="Consolas"/>
            <w:sz w:val="22"/>
            <w:szCs w:val="22"/>
            <w:rPrChange w:id="240" w:author="Dr. Kocsis Gergely" w:date="2021-11-07T22:28:00Z">
              <w:rPr>
                <w:noProof/>
              </w:rPr>
            </w:rPrChange>
          </w:rPr>
          <w:delText>isRequested</w:delText>
        </w:r>
        <w:r w:rsidDel="006A0719">
          <w:rPr>
            <w:noProof/>
          </w:rPr>
          <w:delText>” értéke 1, akkor kinyitja az ajtót, majd az összes „</w:delText>
        </w:r>
        <w:r w:rsidRPr="00EF5044" w:rsidDel="006A0719">
          <w:rPr>
            <w:rFonts w:ascii="Consolas" w:hAnsi="Consolas"/>
            <w:sz w:val="22"/>
            <w:szCs w:val="22"/>
            <w:rPrChange w:id="241" w:author="Dr. Kocsis Gergely" w:date="2021-11-07T22:28:00Z">
              <w:rPr>
                <w:noProof/>
              </w:rPr>
            </w:rPrChange>
          </w:rPr>
          <w:delText>isRequested</w:delText>
        </w:r>
        <w:r w:rsidDel="006A0719">
          <w:rPr>
            <w:noProof/>
          </w:rPr>
          <w:delText>” értéket frissíti 0-ra a használt Arduino ID-nál és log-olja az ajtónyitást.</w:delText>
        </w:r>
        <w:r w:rsidR="00426208" w:rsidDel="006A0719">
          <w:rPr>
            <w:noProof/>
          </w:rPr>
          <w:delText xml:space="preserve"> </w:delText>
        </w:r>
        <w:r w:rsidDel="006A0719">
          <w:delText>Applikációból csak olyan rekorddal küldhetünk Post Request-et, amelynek ajtónyitási státusza 1 az adott Arduino ID esetében.</w:delText>
        </w:r>
      </w:del>
    </w:p>
    <w:p w14:paraId="74B9EACF" w14:textId="6FD28086" w:rsidR="00426208" w:rsidDel="006A0719" w:rsidRDefault="00426208" w:rsidP="00426208">
      <w:pPr>
        <w:pStyle w:val="Szvegtrzs"/>
        <w:rPr>
          <w:del w:id="242" w:author="Balázs Dán" w:date="2021-11-11T14:50:00Z"/>
        </w:rPr>
      </w:pPr>
      <w:del w:id="243" w:author="Balázs Dán" w:date="2021-11-11T14:50:00Z">
        <w:r w:rsidDel="006A0719">
          <w:delText>A kártyaérintés esetén történő GET Request hasonlóan működik a 19. ábrán látható GET Request-tel.</w:delText>
        </w:r>
      </w:del>
    </w:p>
    <w:p w14:paraId="79EC7566" w14:textId="333F4458" w:rsidR="00D57497" w:rsidRDefault="00D57497" w:rsidP="003C2D3F">
      <w:pPr>
        <w:pStyle w:val="Cmsor2"/>
        <w:spacing w:after="0"/>
      </w:pPr>
      <w:r>
        <w:t xml:space="preserve">A kamerarendszer </w:t>
      </w:r>
      <w:del w:id="244" w:author="Dr. Kocsis Gergely" w:date="2021-11-07T22:28:00Z">
        <w:r w:rsidDel="00EF5044">
          <w:delText>le</w:delText>
        </w:r>
      </w:del>
      <w:r>
        <w:t>programozása</w:t>
      </w:r>
    </w:p>
    <w:p w14:paraId="7F60B2E0" w14:textId="1579DB73" w:rsidR="00D57497" w:rsidRDefault="00D57497" w:rsidP="003C2D3F">
      <w:pPr>
        <w:pStyle w:val="Szvegtrzs"/>
        <w:ind w:firstLine="426"/>
      </w:pPr>
      <w:r>
        <w:t>Ahhoz, hogy le tudjuk majd programozni az ESP32-CAM kameránkat, fel kell telepíteni magát az ESP32 ADD-on-t</w:t>
      </w:r>
      <w:ins w:id="245" w:author="Balázs Dán" w:date="2021-11-09T18:12:00Z">
        <w:r w:rsidR="00E63498">
          <w:t xml:space="preserve"> </w:t>
        </w:r>
      </w:ins>
      <w:ins w:id="246" w:author="Balázs Dán" w:date="2021-11-09T18:13:00Z">
        <w:r w:rsidR="00984155">
          <w:fldChar w:fldCharType="begin"/>
        </w:r>
        <w:r w:rsidR="00984155">
          <w:instrText xml:space="preserve"> REF _Ref87374025 \r \h </w:instrText>
        </w:r>
      </w:ins>
      <w:r w:rsidR="00984155">
        <w:fldChar w:fldCharType="separate"/>
      </w:r>
      <w:ins w:id="247" w:author="Balázs Dán" w:date="2021-11-09T18:13:00Z">
        <w:r w:rsidR="00984155">
          <w:t>[18]</w:t>
        </w:r>
        <w:r w:rsidR="00984155">
          <w:fldChar w:fldCharType="end"/>
        </w:r>
      </w:ins>
      <w:r>
        <w:t>. Alapértelmezetten, frissen feltelepített Arduino IDE esetén nem fog rendelkezésünkre állni az ESP32 Arduino a Boards Manager-nél. Előzetesen fel kell telepíteni az FTDI Drivert is, hogy az Arduino IDE lássa az FTDI programmer Port-ját és hogy le tudjuk programozni a kamerát. Az ESP32 Arduino Board feltelepítésének lépései:</w:t>
      </w:r>
    </w:p>
    <w:p w14:paraId="3BBB4013" w14:textId="77777777" w:rsidR="00D57497" w:rsidRDefault="00D57497" w:rsidP="003C2D3F">
      <w:pPr>
        <w:pStyle w:val="Szvegtrzs"/>
        <w:numPr>
          <w:ilvl w:val="0"/>
          <w:numId w:val="17"/>
        </w:numPr>
      </w:pPr>
      <w:r>
        <w:t xml:space="preserve">Az Arduino IDE-ben kattintsunk a </w:t>
      </w:r>
      <w:r w:rsidRPr="008F393B">
        <w:rPr>
          <w:bdr w:val="single" w:sz="4" w:space="0" w:color="auto"/>
          <w:shd w:val="clear" w:color="auto" w:fill="E7E6E6" w:themeFill="background2"/>
        </w:rPr>
        <w:t>File</w:t>
      </w:r>
      <w:r>
        <w:rPr>
          <w:bdr w:val="single" w:sz="4" w:space="0" w:color="auto"/>
          <w:shd w:val="clear" w:color="auto" w:fill="E7E6E6" w:themeFill="background2"/>
        </w:rPr>
        <w:t xml:space="preserve"> &gt;</w:t>
      </w:r>
      <w:r w:rsidRPr="008F393B">
        <w:rPr>
          <w:bdr w:val="single" w:sz="4" w:space="0" w:color="auto"/>
          <w:shd w:val="clear" w:color="auto" w:fill="E7E6E6" w:themeFill="background2"/>
        </w:rPr>
        <w:t xml:space="preserve"> Preferences</w:t>
      </w:r>
      <w:r>
        <w:t xml:space="preserve"> opcióra</w:t>
      </w:r>
    </w:p>
    <w:p w14:paraId="1995E6C1" w14:textId="77777777" w:rsidR="00D57497" w:rsidRDefault="00D57497" w:rsidP="003C2D3F">
      <w:pPr>
        <w:pStyle w:val="Szvegtrzs"/>
        <w:numPr>
          <w:ilvl w:val="0"/>
          <w:numId w:val="17"/>
        </w:numPr>
      </w:pPr>
      <w:r>
        <w:t xml:space="preserve">Az </w:t>
      </w:r>
      <w:r w:rsidRPr="000B4FFF">
        <w:rPr>
          <w:bdr w:val="single" w:sz="4" w:space="0" w:color="auto"/>
          <w:shd w:val="clear" w:color="auto" w:fill="E7E6E6" w:themeFill="background2"/>
        </w:rPr>
        <w:t>Additional Boards Manager URLs:</w:t>
      </w:r>
      <w:r>
        <w:t>-hez adjuk hozzá az alábbi két fájlt:</w:t>
      </w:r>
    </w:p>
    <w:p w14:paraId="26C24964" w14:textId="77777777" w:rsidR="00D57497" w:rsidRDefault="00CC67FF" w:rsidP="003C2D3F">
      <w:pPr>
        <w:pStyle w:val="Szvegtrzs"/>
        <w:numPr>
          <w:ilvl w:val="0"/>
          <w:numId w:val="19"/>
        </w:numPr>
      </w:pPr>
      <w:hyperlink r:id="rId40" w:history="1">
        <w:r w:rsidR="00D57497" w:rsidRPr="00250C66">
          <w:rPr>
            <w:rStyle w:val="Hiperhivatkozs"/>
          </w:rPr>
          <w:t>https://dl.espressif.com/dl/package_esp32_index.json</w:t>
        </w:r>
      </w:hyperlink>
      <w:r w:rsidR="00D57497" w:rsidRPr="000B4FFF">
        <w:t>,</w:t>
      </w:r>
    </w:p>
    <w:p w14:paraId="06863B8D" w14:textId="77777777" w:rsidR="00D57497" w:rsidRDefault="00CC67FF" w:rsidP="003C2D3F">
      <w:pPr>
        <w:pStyle w:val="Szvegtrzs"/>
        <w:numPr>
          <w:ilvl w:val="0"/>
          <w:numId w:val="19"/>
        </w:numPr>
      </w:pPr>
      <w:hyperlink r:id="rId41" w:history="1">
        <w:r w:rsidR="00D57497" w:rsidRPr="00250C66">
          <w:rPr>
            <w:rStyle w:val="Hiperhivatkozs"/>
          </w:rPr>
          <w:t>http://arduino.esp8266.com/stable/package_esp8266com_index.json</w:t>
        </w:r>
      </w:hyperlink>
    </w:p>
    <w:p w14:paraId="66A748DE" w14:textId="77777777" w:rsidR="00D57497" w:rsidRDefault="00D57497" w:rsidP="003C2D3F">
      <w:pPr>
        <w:pStyle w:val="Szvegtrzs"/>
        <w:numPr>
          <w:ilvl w:val="0"/>
          <w:numId w:val="17"/>
        </w:numPr>
      </w:pPr>
      <w:r>
        <w:t xml:space="preserve">Ezt követően nyissuk meg a </w:t>
      </w:r>
      <w:r w:rsidRPr="000B4FFF">
        <w:rPr>
          <w:bdr w:val="single" w:sz="4" w:space="0" w:color="auto"/>
          <w:shd w:val="clear" w:color="auto" w:fill="E7E6E6" w:themeFill="background2"/>
        </w:rPr>
        <w:t>Tools &gt; Board &gt; Boards Manager…</w:t>
      </w:r>
      <w:r>
        <w:t>-t</w:t>
      </w:r>
    </w:p>
    <w:p w14:paraId="3AA352C7" w14:textId="77777777" w:rsidR="00D57497" w:rsidRDefault="00D57497" w:rsidP="003C2D3F">
      <w:pPr>
        <w:pStyle w:val="Szvegtrzs"/>
        <w:numPr>
          <w:ilvl w:val="0"/>
          <w:numId w:val="17"/>
        </w:numPr>
      </w:pPr>
      <w:r>
        <w:t>A Boards Manager keresőfelületébe írjuk be, hogy ESP32, és installáljuk.</w:t>
      </w:r>
    </w:p>
    <w:p w14:paraId="1CBA8290" w14:textId="383402A3" w:rsidR="00A61381" w:rsidRDefault="00A61381" w:rsidP="003C2D3F">
      <w:pPr>
        <w:pStyle w:val="Szvegtrzs"/>
        <w:ind w:firstLine="0"/>
      </w:pPr>
      <w:r>
        <w:t>A kamerarendszert a Random Nerd Tutorials oldalán publikált</w:t>
      </w:r>
      <w:r w:rsidR="004F5B3D">
        <w:t>, valamint a CiferTech által az Arduino főoldalán publikált projektek</w:t>
      </w:r>
      <w:r>
        <w:t xml:space="preserve"> felhasználásával készítettem el:</w:t>
      </w:r>
    </w:p>
    <w:p w14:paraId="502EE519" w14:textId="04FA1AF9" w:rsidR="002D2A96" w:rsidRDefault="002D2A96" w:rsidP="002D2A96">
      <w:pPr>
        <w:pStyle w:val="Szvegtrzs"/>
        <w:numPr>
          <w:ilvl w:val="0"/>
          <w:numId w:val="24"/>
        </w:numPr>
      </w:pPr>
      <w:r>
        <w:t>„ESP32-CAM Post Images to Local or Cloud Server using PHP (Photo Manager)</w:t>
      </w:r>
      <w:ins w:id="248" w:author="Balázs Dán" w:date="2021-11-09T18:13:00Z">
        <w:r w:rsidR="00984155">
          <w:t>”</w:t>
        </w:r>
      </w:ins>
      <w:ins w:id="249" w:author="Balázs Dán" w:date="2021-11-09T18:14:00Z">
        <w:r w:rsidR="00984155">
          <w:t xml:space="preserve"> </w:t>
        </w:r>
        <w:r w:rsidR="00984155">
          <w:fldChar w:fldCharType="begin"/>
        </w:r>
        <w:r w:rsidR="00984155">
          <w:instrText xml:space="preserve"> REF _Ref87373415 \r \h </w:instrText>
        </w:r>
      </w:ins>
      <w:r w:rsidR="00984155">
        <w:fldChar w:fldCharType="separate"/>
      </w:r>
      <w:ins w:id="250" w:author="Balázs Dán" w:date="2021-11-09T18:14:00Z">
        <w:r w:rsidR="00984155">
          <w:t>[16]</w:t>
        </w:r>
        <w:r w:rsidR="00984155">
          <w:fldChar w:fldCharType="end"/>
        </w:r>
      </w:ins>
      <w:del w:id="251" w:author="Balázs Dán" w:date="2021-11-09T18:13:00Z">
        <w:r w:rsidDel="00984155">
          <w:br/>
          <w:delText>(15. hivatkozás)”</w:delText>
        </w:r>
      </w:del>
    </w:p>
    <w:p w14:paraId="6538F7F9" w14:textId="0D1CA64B" w:rsidR="00A61381" w:rsidRDefault="00A61381" w:rsidP="00A61381">
      <w:pPr>
        <w:pStyle w:val="Szvegtrzs"/>
        <w:numPr>
          <w:ilvl w:val="0"/>
          <w:numId w:val="24"/>
        </w:numPr>
      </w:pPr>
      <w:r>
        <w:t>„</w:t>
      </w:r>
      <w:r w:rsidR="002C1705">
        <w:t>How to Access ESP32-CAM Worldwide using ngrok”</w:t>
      </w:r>
      <w:ins w:id="252" w:author="Balázs Dán" w:date="2021-11-09T18:14:00Z">
        <w:r w:rsidR="00984155">
          <w:t xml:space="preserve"> </w:t>
        </w:r>
      </w:ins>
      <w:ins w:id="253" w:author="Balázs Dán" w:date="2021-11-09T18:17:00Z">
        <w:r w:rsidR="00E92D52">
          <w:fldChar w:fldCharType="begin"/>
        </w:r>
        <w:r w:rsidR="00E92D52">
          <w:instrText xml:space="preserve"> REF _Ref87374238 \r \h </w:instrText>
        </w:r>
      </w:ins>
      <w:r w:rsidR="00E92D52">
        <w:fldChar w:fldCharType="separate"/>
      </w:r>
      <w:ins w:id="254" w:author="Balázs Dán" w:date="2021-11-09T18:17:00Z">
        <w:r w:rsidR="00E92D52">
          <w:t>[19]</w:t>
        </w:r>
        <w:r w:rsidR="00E92D52">
          <w:fldChar w:fldCharType="end"/>
        </w:r>
      </w:ins>
      <w:del w:id="255" w:author="Balázs Dán" w:date="2021-11-09T18:14:00Z">
        <w:r w:rsidR="002C1705" w:rsidDel="00984155">
          <w:delText xml:space="preserve"> </w:delText>
        </w:r>
        <w:r w:rsidDel="00984155">
          <w:delText xml:space="preserve">(16. hivatkozás)”; </w:delText>
        </w:r>
      </w:del>
    </w:p>
    <w:p w14:paraId="79EFB10B" w14:textId="0368076B" w:rsidR="00C87AB0" w:rsidDel="00EF5044" w:rsidRDefault="00C87AB0" w:rsidP="00C87AB0">
      <w:pPr>
        <w:pStyle w:val="Szvegtrzs"/>
        <w:ind w:firstLine="0"/>
        <w:rPr>
          <w:del w:id="256" w:author="Dr. Kocsis Gergely" w:date="2021-11-07T22:29:00Z"/>
        </w:rPr>
      </w:pPr>
    </w:p>
    <w:p w14:paraId="7ECF06CF" w14:textId="0AC8B7CE" w:rsidR="00A61381" w:rsidRDefault="00A61381" w:rsidP="00A61381">
      <w:pPr>
        <w:pStyle w:val="Szvegtrzs"/>
        <w:ind w:firstLine="0"/>
      </w:pPr>
      <w:r>
        <w:t>Egyes változók kivételével</w:t>
      </w:r>
      <w:r w:rsidR="00EE6513">
        <w:t xml:space="preserve"> -amelyeket az alábbiakban részletezek-</w:t>
      </w:r>
      <w:r>
        <w:t xml:space="preserve"> ugyanazt a kódot használtam, mint </w:t>
      </w:r>
      <w:r w:rsidR="001E287D">
        <w:t xml:space="preserve">ami </w:t>
      </w:r>
      <w:r>
        <w:t>az általuk publikált</w:t>
      </w:r>
      <w:r w:rsidR="001E287D">
        <w:t>,</w:t>
      </w:r>
      <w:r w:rsidR="00992463">
        <w:t xml:space="preserve"> fentebb </w:t>
      </w:r>
      <w:r w:rsidR="007434E8">
        <w:t>említett</w:t>
      </w:r>
      <w:r>
        <w:t xml:space="preserve"> két projekt</w:t>
      </w:r>
      <w:r w:rsidR="007434E8">
        <w:t>ben</w:t>
      </w:r>
      <w:r w:rsidR="001E287D">
        <w:t xml:space="preserve"> található</w:t>
      </w:r>
      <w:r>
        <w:t>.</w:t>
      </w:r>
    </w:p>
    <w:p w14:paraId="18700417" w14:textId="775D1B6A" w:rsidR="00D57497" w:rsidRDefault="00D57497" w:rsidP="003C2D3F">
      <w:pPr>
        <w:pStyle w:val="Szvegtrzs"/>
        <w:ind w:firstLine="0"/>
      </w:pPr>
      <w:r>
        <w:t>Először is definiál</w:t>
      </w:r>
      <w:r w:rsidR="00A61381">
        <w:t>tam</w:t>
      </w:r>
      <w:r>
        <w:t xml:space="preserve"> a projekthez szükséges library-ket (</w:t>
      </w:r>
      <w:r w:rsidR="001F6C5E">
        <w:t>20</w:t>
      </w:r>
      <w:r>
        <w:t>. ábra):</w:t>
      </w:r>
    </w:p>
    <w:p w14:paraId="49F1B994" w14:textId="03A9DC8B" w:rsidR="004E092D" w:rsidRDefault="003A4EF3">
      <w:pPr>
        <w:pStyle w:val="Szvegtrzs"/>
        <w:ind w:firstLine="0"/>
        <w:jc w:val="center"/>
        <w:pPrChange w:id="257" w:author="Dr. Kocsis Gergely" w:date="2021-11-07T22:29:00Z">
          <w:pPr>
            <w:pStyle w:val="Szvegtrzs"/>
            <w:ind w:firstLine="0"/>
          </w:pPr>
        </w:pPrChange>
      </w:pPr>
      <w:r>
        <w:rPr>
          <w:noProof/>
        </w:rPr>
        <w:drawing>
          <wp:inline distT="0" distB="0" distL="0" distR="0" wp14:anchorId="4CA5E41B" wp14:editId="178C6B87">
            <wp:extent cx="2452116" cy="933651"/>
            <wp:effectExtent l="0" t="0" r="5715"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42">
                      <a:extLst>
                        <a:ext uri="{28A0092B-C50C-407E-A947-70E740481C1C}">
                          <a14:useLocalDpi xmlns:a14="http://schemas.microsoft.com/office/drawing/2010/main" val="0"/>
                        </a:ext>
                      </a:extLst>
                    </a:blip>
                    <a:stretch>
                      <a:fillRect/>
                    </a:stretch>
                  </pic:blipFill>
                  <pic:spPr>
                    <a:xfrm>
                      <a:off x="0" y="0"/>
                      <a:ext cx="2452116" cy="933651"/>
                    </a:xfrm>
                    <a:prstGeom prst="rect">
                      <a:avLst/>
                    </a:prstGeom>
                  </pic:spPr>
                </pic:pic>
              </a:graphicData>
            </a:graphic>
          </wp:inline>
        </w:drawing>
      </w:r>
    </w:p>
    <w:p w14:paraId="267E7A45" w14:textId="02B0CA46" w:rsidR="00CE41F7" w:rsidDel="00EF5044" w:rsidRDefault="00CE41F7" w:rsidP="003C2D3F">
      <w:pPr>
        <w:pStyle w:val="Szvegtrzs"/>
        <w:ind w:firstLine="0"/>
        <w:rPr>
          <w:del w:id="258" w:author="Dr. Kocsis Gergely" w:date="2021-11-07T22:29:00Z"/>
        </w:rPr>
      </w:pPr>
    </w:p>
    <w:p w14:paraId="1C59A54C" w14:textId="65020002" w:rsidR="00D57497" w:rsidRDefault="001F6C5E" w:rsidP="003C2D3F">
      <w:pPr>
        <w:pStyle w:val="Szvegtrzs"/>
        <w:ind w:firstLine="426"/>
        <w:jc w:val="center"/>
      </w:pPr>
      <w:r>
        <w:t>20</w:t>
      </w:r>
      <w:r w:rsidR="00D57497">
        <w:t>. ábra: Szükséges library-k</w:t>
      </w:r>
    </w:p>
    <w:p w14:paraId="15C0DF63" w14:textId="2369B387" w:rsidR="00D57497" w:rsidRDefault="00D57497" w:rsidP="003C2D3F">
      <w:pPr>
        <w:pStyle w:val="Szvegtrzs"/>
        <w:ind w:firstLine="0"/>
      </w:pPr>
      <w:r>
        <w:t>Az ESP32 WiFi-re csatlakozik, ezért elmentem változókba az Arduino ID-ját, a WiFi-hálózat adatait és a szerver adatait, valamint definiáltam azt a Pin-t, amelyhez a mozgásérzékelő van kötve (2</w:t>
      </w:r>
      <w:r w:rsidR="00427509">
        <w:t>1</w:t>
      </w:r>
      <w:r>
        <w:t>. ábra).</w:t>
      </w:r>
    </w:p>
    <w:p w14:paraId="234693C9" w14:textId="22431B4A" w:rsidR="00D57497" w:rsidRDefault="00D57497" w:rsidP="003C2D3F">
      <w:pPr>
        <w:pStyle w:val="Szvegtrzs"/>
        <w:ind w:firstLine="426"/>
      </w:pPr>
      <w:r>
        <w:t xml:space="preserve">A szerver az még lokális hálózat, a domain-re való átírást a későbbiekben fogom megtenni, amikor a rendszer már teljesen működőképes. Az upload.php fogja elvégezni </w:t>
      </w:r>
      <w:r>
        <w:lastRenderedPageBreak/>
        <w:t>majd a képfeltöltést. Azt az Arduino ID-t adtam meg, amelyik a beléptető rendszert kezeli.</w:t>
      </w:r>
    </w:p>
    <w:p w14:paraId="037A9F22" w14:textId="6978A6BD" w:rsidR="003A4EF3" w:rsidRDefault="00847EA0" w:rsidP="003A4EF3">
      <w:pPr>
        <w:pStyle w:val="Szvegtrzs"/>
        <w:ind w:firstLine="0"/>
      </w:pPr>
      <w:r>
        <w:rPr>
          <w:noProof/>
        </w:rPr>
        <w:drawing>
          <wp:inline distT="0" distB="0" distL="0" distR="0" wp14:anchorId="54A195EC" wp14:editId="53A34A50">
            <wp:extent cx="5333333" cy="1533333"/>
            <wp:effectExtent l="0" t="0" r="127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_variables.PNG"/>
                    <pic:cNvPicPr/>
                  </pic:nvPicPr>
                  <pic:blipFill>
                    <a:blip r:embed="rId43">
                      <a:extLst>
                        <a:ext uri="{28A0092B-C50C-407E-A947-70E740481C1C}">
                          <a14:useLocalDpi xmlns:a14="http://schemas.microsoft.com/office/drawing/2010/main" val="0"/>
                        </a:ext>
                      </a:extLst>
                    </a:blip>
                    <a:stretch>
                      <a:fillRect/>
                    </a:stretch>
                  </pic:blipFill>
                  <pic:spPr>
                    <a:xfrm>
                      <a:off x="0" y="0"/>
                      <a:ext cx="5333333" cy="1533333"/>
                    </a:xfrm>
                    <a:prstGeom prst="rect">
                      <a:avLst/>
                    </a:prstGeom>
                  </pic:spPr>
                </pic:pic>
              </a:graphicData>
            </a:graphic>
          </wp:inline>
        </w:drawing>
      </w:r>
    </w:p>
    <w:p w14:paraId="522BC7E1" w14:textId="3BFB5517" w:rsidR="00D57497" w:rsidRDefault="00D57497" w:rsidP="003C2D3F">
      <w:pPr>
        <w:pStyle w:val="Szvegtrzs"/>
        <w:ind w:firstLine="0"/>
        <w:jc w:val="center"/>
      </w:pPr>
      <w:r>
        <w:t>2</w:t>
      </w:r>
      <w:r w:rsidR="00427509">
        <w:t>1</w:t>
      </w:r>
      <w:r>
        <w:t>. ábra: Szükséges változók definiálása</w:t>
      </w:r>
    </w:p>
    <w:p w14:paraId="33FC35D0" w14:textId="77777777" w:rsidR="007B3C94" w:rsidRPr="009D66B0" w:rsidRDefault="007B3C94" w:rsidP="007B3C94">
      <w:pPr>
        <w:pStyle w:val="Szvegtrzs"/>
        <w:ind w:firstLine="0"/>
        <w:rPr>
          <w:sz w:val="12"/>
          <w:szCs w:val="12"/>
          <w:rPrChange w:id="259" w:author="Dr. Kocsis Gergely" w:date="2021-11-07T22:30:00Z">
            <w:rPr/>
          </w:rPrChange>
        </w:rPr>
      </w:pPr>
    </w:p>
    <w:p w14:paraId="37A0E01D" w14:textId="642EEB03" w:rsidR="00D57497" w:rsidRDefault="00D57497" w:rsidP="003C2D3F">
      <w:pPr>
        <w:pStyle w:val="Szvegtrzs"/>
        <w:ind w:firstLine="426"/>
      </w:pPr>
      <w:r>
        <w:t>Ezt követően definiálom a WiFi kliens</w:t>
      </w:r>
      <w:r w:rsidR="003A4EF3">
        <w:t>eke</w:t>
      </w:r>
      <w:r>
        <w:t xml:space="preserve">t és a </w:t>
      </w:r>
      <w:r w:rsidR="005A2C16">
        <w:t xml:space="preserve">kamera modellhez </w:t>
      </w:r>
      <w:r>
        <w:t xml:space="preserve">tartozó GPIO Pin-eket (esetemben </w:t>
      </w:r>
      <w:r w:rsidR="00264E79">
        <w:t>a kamera</w:t>
      </w:r>
      <w:r w:rsidR="006572F3">
        <w:t xml:space="preserve"> az</w:t>
      </w:r>
      <w:r>
        <w:t xml:space="preserve"> ESP32-CAM CAMERA_MODEL_AI_THINKER)</w:t>
      </w:r>
      <w:ins w:id="260" w:author="Balázs Dán" w:date="2021-11-09T18:21:00Z">
        <w:r w:rsidR="00D059EE">
          <w:t xml:space="preserve"> </w:t>
        </w:r>
        <w:r w:rsidR="00D059EE">
          <w:fldChar w:fldCharType="begin"/>
        </w:r>
        <w:r w:rsidR="00D059EE">
          <w:instrText xml:space="preserve"> REF _Ref87374466 \r \h </w:instrText>
        </w:r>
      </w:ins>
      <w:r w:rsidR="00D059EE">
        <w:fldChar w:fldCharType="separate"/>
      </w:r>
      <w:ins w:id="261" w:author="Balázs Dán" w:date="2021-11-09T18:21:00Z">
        <w:r w:rsidR="00D059EE">
          <w:t>[20]</w:t>
        </w:r>
        <w:r w:rsidR="00D059EE">
          <w:fldChar w:fldCharType="end"/>
        </w:r>
      </w:ins>
      <w:r>
        <w:t>.</w:t>
      </w:r>
    </w:p>
    <w:p w14:paraId="3FDD39DC" w14:textId="1CAD22EC" w:rsidR="00374516" w:rsidRDefault="00D57497" w:rsidP="003C2D3F">
      <w:pPr>
        <w:pStyle w:val="Szvegtrzs"/>
        <w:ind w:firstLine="0"/>
      </w:pPr>
      <w:r>
        <w:t>Ügyelni kell arra, hogy nem mindenkinek szükségszerűen ugyanezeket a GPIO Pin definiálásokat kell elvégeznie, ez minden modellnél kissé eltérő (2</w:t>
      </w:r>
      <w:r w:rsidR="00CB3DA9">
        <w:t>2</w:t>
      </w:r>
      <w:r>
        <w:t>. ábra).</w:t>
      </w:r>
    </w:p>
    <w:p w14:paraId="1FF1A481" w14:textId="106C683E" w:rsidR="00374516" w:rsidRDefault="00374516" w:rsidP="003C2D3F">
      <w:pPr>
        <w:pStyle w:val="Szvegtrzs"/>
        <w:ind w:firstLine="0"/>
      </w:pPr>
      <w:r>
        <w:rPr>
          <w:noProof/>
        </w:rPr>
        <w:drawing>
          <wp:inline distT="0" distB="0" distL="0" distR="0" wp14:anchorId="29E7CDF1" wp14:editId="0D03C27D">
            <wp:extent cx="2209800" cy="3333115"/>
            <wp:effectExtent l="0" t="0" r="0" b="635"/>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4">
                      <a:extLst>
                        <a:ext uri="{28A0092B-C50C-407E-A947-70E740481C1C}">
                          <a14:useLocalDpi xmlns:a14="http://schemas.microsoft.com/office/drawing/2010/main" val="0"/>
                        </a:ext>
                      </a:extLst>
                    </a:blip>
                    <a:stretch>
                      <a:fillRect/>
                    </a:stretch>
                  </pic:blipFill>
                  <pic:spPr>
                    <a:xfrm>
                      <a:off x="0" y="0"/>
                      <a:ext cx="2220080" cy="3348620"/>
                    </a:xfrm>
                    <a:prstGeom prst="rect">
                      <a:avLst/>
                    </a:prstGeom>
                  </pic:spPr>
                </pic:pic>
              </a:graphicData>
            </a:graphic>
          </wp:inline>
        </w:drawing>
      </w:r>
    </w:p>
    <w:p w14:paraId="73AC9309" w14:textId="20F0977C" w:rsidR="002F6ED0" w:rsidRDefault="00D57497" w:rsidP="006F7749">
      <w:pPr>
        <w:pStyle w:val="Szvegtrzs"/>
        <w:ind w:firstLine="0"/>
        <w:jc w:val="center"/>
      </w:pPr>
      <w:r>
        <w:t>2</w:t>
      </w:r>
      <w:r w:rsidR="00CB3DA9">
        <w:t>2</w:t>
      </w:r>
      <w:r>
        <w:t>. ábra: Kameramodel definiálása</w:t>
      </w:r>
    </w:p>
    <w:p w14:paraId="259680E1" w14:textId="06110864" w:rsidR="002F6ED0" w:rsidDel="009D66B0" w:rsidRDefault="002F6ED0" w:rsidP="002F6ED0">
      <w:pPr>
        <w:pStyle w:val="Szvegtrzs"/>
        <w:ind w:firstLine="0"/>
        <w:rPr>
          <w:del w:id="262" w:author="Dr. Kocsis Gergely" w:date="2021-11-07T22:30:00Z"/>
        </w:rPr>
      </w:pPr>
    </w:p>
    <w:p w14:paraId="5A86092D" w14:textId="78E2931D" w:rsidR="00902DA1" w:rsidRDefault="00D57497" w:rsidP="003C2D3F">
      <w:pPr>
        <w:pStyle w:val="Szvegtrzs"/>
        <w:ind w:firstLine="426"/>
      </w:pPr>
      <w:r>
        <w:t xml:space="preserve">A </w:t>
      </w:r>
      <w:r w:rsidRPr="009D66B0">
        <w:rPr>
          <w:rFonts w:ascii="Consolas" w:hAnsi="Consolas"/>
          <w:sz w:val="22"/>
          <w:szCs w:val="22"/>
          <w:rPrChange w:id="263" w:author="Dr. Kocsis Gergely" w:date="2021-11-07T22:30:00Z">
            <w:rPr/>
          </w:rPrChange>
        </w:rPr>
        <w:t>sendPhoto()</w:t>
      </w:r>
      <w:r>
        <w:t xml:space="preserve"> funkció a mozgás</w:t>
      </w:r>
      <w:r w:rsidR="00963409">
        <w:t xml:space="preserve"> esetén</w:t>
      </w:r>
      <w:r>
        <w:t xml:space="preserve"> </w:t>
      </w:r>
      <w:r w:rsidR="00963409">
        <w:t xml:space="preserve">a </w:t>
      </w:r>
      <w:r>
        <w:t>ké</w:t>
      </w:r>
      <w:r w:rsidR="00963409">
        <w:t>pek készítését és azok</w:t>
      </w:r>
      <w:r>
        <w:t xml:space="preserve"> elküldését biztosítja. </w:t>
      </w:r>
      <w:r w:rsidR="0034712E">
        <w:t xml:space="preserve">Ez a kódrészlet </w:t>
      </w:r>
      <w:r w:rsidR="00CA4B25">
        <w:t xml:space="preserve">szinte </w:t>
      </w:r>
      <w:r w:rsidR="0034712E">
        <w:t>teljesen megegyezik a Random Nerd Tutorials által publikált „ESP32-CAM Post Images to Local or Cloud Server using PHP (Photo Manager)” projektben található kódrészlettel</w:t>
      </w:r>
      <w:r w:rsidR="00AC2BB8">
        <w:t>, annyi különbséggel, hogy a Post Requestnél az Arduino ID</w:t>
      </w:r>
      <w:r w:rsidR="00792C78">
        <w:t xml:space="preserve"> változó</w:t>
      </w:r>
      <w:r w:rsidR="00AC2BB8">
        <w:t xml:space="preserve">t is tovább adom a </w:t>
      </w:r>
      <w:r w:rsidR="00EF1868">
        <w:t>„</w:t>
      </w:r>
      <w:r w:rsidR="00AC2BB8" w:rsidRPr="00510EC2">
        <w:rPr>
          <w:rFonts w:ascii="Consolas" w:hAnsi="Consolas"/>
          <w:sz w:val="22"/>
          <w:szCs w:val="22"/>
          <w:rPrChange w:id="264" w:author="Dr. Kocsis Gergely" w:date="2021-11-07T22:31:00Z">
            <w:rPr/>
          </w:rPrChange>
        </w:rPr>
        <w:t>filename</w:t>
      </w:r>
      <w:r w:rsidR="00EF1868">
        <w:t>”</w:t>
      </w:r>
      <w:r w:rsidR="00AC2BB8">
        <w:t>-nél</w:t>
      </w:r>
      <w:ins w:id="265" w:author="Balázs Dán" w:date="2021-11-09T18:25:00Z">
        <w:r w:rsidR="006D1F46">
          <w:t xml:space="preserve"> </w:t>
        </w:r>
        <w:r w:rsidR="006D1F46">
          <w:fldChar w:fldCharType="begin"/>
        </w:r>
        <w:r w:rsidR="006D1F46">
          <w:instrText xml:space="preserve"> REF _Ref87373415 \r \h </w:instrText>
        </w:r>
      </w:ins>
      <w:r w:rsidR="006D1F46">
        <w:fldChar w:fldCharType="separate"/>
      </w:r>
      <w:ins w:id="266" w:author="Balázs Dán" w:date="2021-11-09T18:25:00Z">
        <w:r w:rsidR="006D1F46">
          <w:t>[16]</w:t>
        </w:r>
        <w:r w:rsidR="006D1F46">
          <w:fldChar w:fldCharType="end"/>
        </w:r>
      </w:ins>
      <w:r w:rsidR="0034712E">
        <w:t xml:space="preserve">. </w:t>
      </w:r>
      <w:r>
        <w:t xml:space="preserve">A </w:t>
      </w:r>
      <w:r>
        <w:lastRenderedPageBreak/>
        <w:t>mozgásérzékelős Photo Capture nem készít webes felületet, hanem közvetlenül az „</w:t>
      </w:r>
      <w:r w:rsidRPr="00510EC2">
        <w:rPr>
          <w:rFonts w:ascii="Consolas" w:hAnsi="Consolas"/>
          <w:sz w:val="22"/>
          <w:szCs w:val="22"/>
          <w:rPrChange w:id="267" w:author="Dr. Kocsis Gergely" w:date="2021-11-07T22:31:00Z">
            <w:rPr/>
          </w:rPrChange>
        </w:rPr>
        <w:t>upload.php</w:t>
      </w:r>
      <w:r>
        <w:t xml:space="preserve">”-be felküldi az adatokat egy POST Request segítségével, amiben egy temp fájlt fog létrehozni és attól függően, hogy ez a fájl megfelelő kiterjesztésű és méretű, akkor ennek a temp fájlnak a tartalmát fogja áthelyezni egy jpg kiterjesztésű fájlba. </w:t>
      </w:r>
    </w:p>
    <w:p w14:paraId="4B64C4A9" w14:textId="77777777" w:rsidR="002176EA" w:rsidRDefault="002F6ED0" w:rsidP="000A5275">
      <w:pPr>
        <w:pStyle w:val="Szvegtrzs"/>
        <w:ind w:firstLine="426"/>
      </w:pPr>
      <w:r>
        <w:t>A Random Nerd Tutorials által publikált „</w:t>
      </w:r>
      <w:r w:rsidRPr="00510EC2">
        <w:rPr>
          <w:rFonts w:ascii="Consolas" w:hAnsi="Consolas"/>
          <w:sz w:val="22"/>
          <w:szCs w:val="22"/>
          <w:rPrChange w:id="268" w:author="Dr. Kocsis Gergely" w:date="2021-11-07T22:31:00Z">
            <w:rPr/>
          </w:rPrChange>
        </w:rPr>
        <w:t>uploads.php</w:t>
      </w:r>
      <w:r>
        <w:t>”</w:t>
      </w:r>
      <w:r w:rsidR="008E3290">
        <w:t xml:space="preserve"> fájl</w:t>
      </w:r>
      <w:r>
        <w:t>ban szereplő kód felhasználásával készítettem el a saját „</w:t>
      </w:r>
      <w:r w:rsidRPr="00510EC2">
        <w:rPr>
          <w:rFonts w:ascii="Consolas" w:hAnsi="Consolas"/>
          <w:sz w:val="22"/>
          <w:szCs w:val="22"/>
          <w:rPrChange w:id="269" w:author="Dr. Kocsis Gergely" w:date="2021-11-07T22:31:00Z">
            <w:rPr/>
          </w:rPrChange>
        </w:rPr>
        <w:t>uploads.php</w:t>
      </w:r>
      <w:r>
        <w:t xml:space="preserve">” backend fájlomat. </w:t>
      </w:r>
    </w:p>
    <w:p w14:paraId="5E2C6498" w14:textId="57118B8A" w:rsidR="00A2781C" w:rsidRDefault="000477BE" w:rsidP="000A5275">
      <w:pPr>
        <w:pStyle w:val="Szvegtrzs"/>
        <w:ind w:firstLine="426"/>
      </w:pPr>
      <w:r>
        <w:t xml:space="preserve">A fájlméretre, </w:t>
      </w:r>
      <w:r w:rsidR="002176EA">
        <w:t>-</w:t>
      </w:r>
      <w:r>
        <w:t xml:space="preserve">típusra, </w:t>
      </w:r>
      <w:r w:rsidR="002176EA">
        <w:t>-</w:t>
      </w:r>
      <w:r>
        <w:t>kiterjesztésre való ellenőrzések megegyeznek, de a f</w:t>
      </w:r>
      <w:r w:rsidR="00CA1114">
        <w:t>ontosabb</w:t>
      </w:r>
      <w:r>
        <w:t xml:space="preserve"> funkciók és a fájlátnevezés </w:t>
      </w:r>
      <w:r w:rsidR="00D90B40">
        <w:t xml:space="preserve">kissé </w:t>
      </w:r>
      <w:r>
        <w:t>eltér</w:t>
      </w:r>
      <w:r w:rsidR="00957774">
        <w:t>n</w:t>
      </w:r>
      <w:r>
        <w:t>ek</w:t>
      </w:r>
      <w:r w:rsidR="00A2781C">
        <w:t xml:space="preserve"> (23. ábra)</w:t>
      </w:r>
      <w:r w:rsidR="0088449A">
        <w:t>.</w:t>
      </w:r>
      <w:r w:rsidR="00A2781C">
        <w:t xml:space="preserve"> </w:t>
      </w:r>
    </w:p>
    <w:p w14:paraId="18E317A9" w14:textId="333A0094" w:rsidR="00A2781C" w:rsidRDefault="00A2781C" w:rsidP="00A2781C">
      <w:pPr>
        <w:pStyle w:val="Szvegtrzs"/>
        <w:ind w:firstLine="426"/>
        <w:jc w:val="center"/>
        <w:rPr>
          <w:ins w:id="270" w:author="Balázs Dán" w:date="2021-11-09T18:36:00Z"/>
        </w:rPr>
      </w:pPr>
      <w:r>
        <w:rPr>
          <w:noProof/>
        </w:rPr>
        <w:drawing>
          <wp:anchor distT="0" distB="0" distL="114300" distR="114300" simplePos="0" relativeHeight="251696128" behindDoc="0" locked="0" layoutInCell="1" allowOverlap="1" wp14:anchorId="1184E80C" wp14:editId="6A42DA06">
            <wp:simplePos x="0" y="0"/>
            <wp:positionH relativeFrom="margin">
              <wp:align>left</wp:align>
            </wp:positionH>
            <wp:positionV relativeFrom="paragraph">
              <wp:posOffset>540</wp:posOffset>
            </wp:positionV>
            <wp:extent cx="3533775" cy="2426970"/>
            <wp:effectExtent l="0" t="0" r="0" b="0"/>
            <wp:wrapTopAndBottom/>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45">
                      <a:extLst>
                        <a:ext uri="{28A0092B-C50C-407E-A947-70E740481C1C}">
                          <a14:useLocalDpi xmlns:a14="http://schemas.microsoft.com/office/drawing/2010/main" val="0"/>
                        </a:ext>
                      </a:extLst>
                    </a:blip>
                    <a:stretch>
                      <a:fillRect/>
                    </a:stretch>
                  </pic:blipFill>
                  <pic:spPr>
                    <a:xfrm>
                      <a:off x="0" y="0"/>
                      <a:ext cx="3533775" cy="2426970"/>
                    </a:xfrm>
                    <a:prstGeom prst="rect">
                      <a:avLst/>
                    </a:prstGeom>
                  </pic:spPr>
                </pic:pic>
              </a:graphicData>
            </a:graphic>
            <wp14:sizeRelH relativeFrom="margin">
              <wp14:pctWidth>0</wp14:pctWidth>
            </wp14:sizeRelH>
            <wp14:sizeRelV relativeFrom="margin">
              <wp14:pctHeight>0</wp14:pctHeight>
            </wp14:sizeRelV>
          </wp:anchor>
        </w:drawing>
      </w:r>
      <w:r>
        <w:t>23. ábra. fájlátnevezés</w:t>
      </w:r>
    </w:p>
    <w:p w14:paraId="5334F984" w14:textId="77777777" w:rsidR="008B2E50" w:rsidRDefault="008B2E50">
      <w:pPr>
        <w:pStyle w:val="Szvegtrzs"/>
        <w:ind w:firstLine="0"/>
        <w:pPrChange w:id="271" w:author="Balázs Dán" w:date="2021-11-09T18:36:00Z">
          <w:pPr>
            <w:pStyle w:val="Szvegtrzs"/>
            <w:ind w:firstLine="426"/>
            <w:jc w:val="center"/>
          </w:pPr>
        </w:pPrChange>
      </w:pPr>
    </w:p>
    <w:p w14:paraId="12541DF7" w14:textId="7D5FB172" w:rsidR="00D57497" w:rsidRDefault="00D57497" w:rsidP="000A5275">
      <w:pPr>
        <w:pStyle w:val="Szvegtrzs"/>
        <w:ind w:firstLine="426"/>
      </w:pPr>
      <w:r>
        <w:t>Ha létezik „</w:t>
      </w:r>
      <w:r w:rsidRPr="00510EC2">
        <w:rPr>
          <w:rFonts w:ascii="Consolas" w:hAnsi="Consolas"/>
          <w:sz w:val="22"/>
          <w:szCs w:val="22"/>
          <w:rPrChange w:id="272" w:author="Dr. Kocsis Gergely" w:date="2021-11-07T22:31:00Z">
            <w:rPr/>
          </w:rPrChange>
        </w:rPr>
        <w:t>arduino_id</w:t>
      </w:r>
      <w:r>
        <w:t>”, és az upload státusz az True, akkor megtörténik a fájl áthelyezése, valamint a fájl neve és az Arduino ID feltöltődik a „</w:t>
      </w:r>
      <w:r w:rsidRPr="00510EC2">
        <w:rPr>
          <w:rFonts w:ascii="Consolas" w:hAnsi="Consolas"/>
          <w:sz w:val="22"/>
          <w:szCs w:val="22"/>
          <w:rPrChange w:id="273" w:author="Dr. Kocsis Gergely" w:date="2021-11-07T22:31:00Z">
            <w:rPr/>
          </w:rPrChange>
        </w:rPr>
        <w:t>pictures</w:t>
      </w:r>
      <w:r>
        <w:t>” adattáblába (2</w:t>
      </w:r>
      <w:r w:rsidR="00D72A3E">
        <w:t>4</w:t>
      </w:r>
      <w:r>
        <w:t>. ábra).</w:t>
      </w:r>
    </w:p>
    <w:p w14:paraId="00CE9404" w14:textId="78F45571" w:rsidR="002F6ED0" w:rsidRDefault="002F6ED0" w:rsidP="002F6ED0">
      <w:pPr>
        <w:pStyle w:val="Szvegtrzs"/>
        <w:ind w:firstLine="0"/>
      </w:pPr>
      <w:r>
        <w:rPr>
          <w:noProof/>
        </w:rPr>
        <w:lastRenderedPageBreak/>
        <w:drawing>
          <wp:inline distT="0" distB="0" distL="0" distR="0" wp14:anchorId="507ED11D" wp14:editId="6DB95C67">
            <wp:extent cx="5505450" cy="4789431"/>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46">
                      <a:extLst>
                        <a:ext uri="{28A0092B-C50C-407E-A947-70E740481C1C}">
                          <a14:useLocalDpi xmlns:a14="http://schemas.microsoft.com/office/drawing/2010/main" val="0"/>
                        </a:ext>
                      </a:extLst>
                    </a:blip>
                    <a:stretch>
                      <a:fillRect/>
                    </a:stretch>
                  </pic:blipFill>
                  <pic:spPr>
                    <a:xfrm>
                      <a:off x="0" y="0"/>
                      <a:ext cx="5508441" cy="4792033"/>
                    </a:xfrm>
                    <a:prstGeom prst="rect">
                      <a:avLst/>
                    </a:prstGeom>
                  </pic:spPr>
                </pic:pic>
              </a:graphicData>
            </a:graphic>
          </wp:inline>
        </w:drawing>
      </w:r>
    </w:p>
    <w:p w14:paraId="394AAC7B" w14:textId="7D5B657D" w:rsidR="000F334A" w:rsidRDefault="00D57497" w:rsidP="000F334A">
      <w:pPr>
        <w:pStyle w:val="Szvegtrzs"/>
        <w:ind w:firstLine="0"/>
        <w:jc w:val="center"/>
        <w:rPr>
          <w:ins w:id="274" w:author="Balázs Dán" w:date="2021-11-09T18:36:00Z"/>
        </w:rPr>
      </w:pPr>
      <w:r>
        <w:t>2</w:t>
      </w:r>
      <w:r w:rsidR="00D72A3E">
        <w:t>4</w:t>
      </w:r>
      <w:r>
        <w:t xml:space="preserve">. ábra: </w:t>
      </w:r>
      <w:r w:rsidRPr="00510EC2">
        <w:rPr>
          <w:rFonts w:ascii="Consolas" w:hAnsi="Consolas"/>
          <w:sz w:val="22"/>
          <w:szCs w:val="22"/>
          <w:rPrChange w:id="275" w:author="Dr. Kocsis Gergely" w:date="2021-11-07T22:32:00Z">
            <w:rPr/>
          </w:rPrChange>
        </w:rPr>
        <w:t>uploads.php</w:t>
      </w:r>
      <w:r>
        <w:t xml:space="preserve"> kódrészlet</w:t>
      </w:r>
    </w:p>
    <w:p w14:paraId="365169D7" w14:textId="77777777" w:rsidR="000F334A" w:rsidRDefault="000F334A">
      <w:pPr>
        <w:pStyle w:val="Szvegtrzs"/>
        <w:ind w:firstLine="0"/>
        <w:pPrChange w:id="276" w:author="Balázs Dán" w:date="2021-11-09T18:36:00Z">
          <w:pPr>
            <w:pStyle w:val="Szvegtrzs"/>
            <w:ind w:firstLine="0"/>
            <w:jc w:val="center"/>
          </w:pPr>
        </w:pPrChange>
      </w:pPr>
    </w:p>
    <w:p w14:paraId="7D5A8794" w14:textId="77777777" w:rsidR="00D57497" w:rsidRDefault="00D57497" w:rsidP="003C2D3F">
      <w:pPr>
        <w:pStyle w:val="Szvegtrzs"/>
        <w:ind w:firstLine="426"/>
      </w:pPr>
      <w:r>
        <w:t>A fentebb látható kódrészletet megelőzően csak fájlnévmódosítás, fájlformátumra és méretre való ellenőrzések történnek.</w:t>
      </w:r>
    </w:p>
    <w:p w14:paraId="1510336D" w14:textId="331F9BE0" w:rsidR="00D57497" w:rsidRDefault="00D57497" w:rsidP="003C2D3F">
      <w:pPr>
        <w:pStyle w:val="Szvegtrzs"/>
        <w:ind w:firstLine="426"/>
      </w:pPr>
      <w:r>
        <w:t>A PIR mozgásérzékelő programozása igencsak egyszerű, csak annyit kell megtennie, ha mozgást észlel (digitális olvasási értéke 1), akkor futtassa le a sendPhoto() funkciót</w:t>
      </w:r>
      <w:ins w:id="277" w:author="Balázs Dán" w:date="2021-11-09T18:29:00Z">
        <w:r w:rsidR="00DE2C74">
          <w:t xml:space="preserve"> </w:t>
        </w:r>
        <w:r w:rsidR="00DE2C74">
          <w:fldChar w:fldCharType="begin"/>
        </w:r>
        <w:r w:rsidR="00DE2C74">
          <w:instrText xml:space="preserve"> REF _Ref87374991 \r \h </w:instrText>
        </w:r>
      </w:ins>
      <w:r w:rsidR="00DE2C74">
        <w:fldChar w:fldCharType="separate"/>
      </w:r>
      <w:ins w:id="278" w:author="Balázs Dán" w:date="2021-11-09T18:29:00Z">
        <w:r w:rsidR="00DE2C74">
          <w:t>[21]</w:t>
        </w:r>
        <w:r w:rsidR="00DE2C74">
          <w:fldChar w:fldCharType="end"/>
        </w:r>
      </w:ins>
      <w:r>
        <w:t>. Arra kell csak figyelni, hogy a loop()-ban helyezkedjen ez a kódrészlet (2</w:t>
      </w:r>
      <w:r w:rsidR="00922408">
        <w:t>5</w:t>
      </w:r>
      <w:r>
        <w:t>. ábra).</w:t>
      </w:r>
    </w:p>
    <w:p w14:paraId="1D1CD925" w14:textId="1AFD217A" w:rsidR="00C65243" w:rsidRDefault="008C2810" w:rsidP="00C65243">
      <w:pPr>
        <w:pStyle w:val="Szvegtrzs"/>
        <w:ind w:firstLine="0"/>
      </w:pPr>
      <w:r>
        <w:rPr>
          <w:noProof/>
        </w:rPr>
        <w:lastRenderedPageBreak/>
        <w:drawing>
          <wp:inline distT="0" distB="0" distL="0" distR="0" wp14:anchorId="7BF9F9C4" wp14:editId="57756A17">
            <wp:extent cx="3820058" cy="2734057"/>
            <wp:effectExtent l="0" t="0" r="0" b="952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47">
                      <a:extLst>
                        <a:ext uri="{28A0092B-C50C-407E-A947-70E740481C1C}">
                          <a14:useLocalDpi xmlns:a14="http://schemas.microsoft.com/office/drawing/2010/main" val="0"/>
                        </a:ext>
                      </a:extLst>
                    </a:blip>
                    <a:stretch>
                      <a:fillRect/>
                    </a:stretch>
                  </pic:blipFill>
                  <pic:spPr>
                    <a:xfrm>
                      <a:off x="0" y="0"/>
                      <a:ext cx="3820058" cy="2734057"/>
                    </a:xfrm>
                    <a:prstGeom prst="rect">
                      <a:avLst/>
                    </a:prstGeom>
                  </pic:spPr>
                </pic:pic>
              </a:graphicData>
            </a:graphic>
          </wp:inline>
        </w:drawing>
      </w:r>
    </w:p>
    <w:p w14:paraId="29919D6A" w14:textId="2C9590B9" w:rsidR="00D57497" w:rsidRDefault="00D57497" w:rsidP="003C2D3F">
      <w:pPr>
        <w:pStyle w:val="Szvegtrzs"/>
        <w:ind w:firstLine="0"/>
        <w:jc w:val="center"/>
      </w:pPr>
      <w:r>
        <w:t>2</w:t>
      </w:r>
      <w:r w:rsidR="00922408">
        <w:t>5</w:t>
      </w:r>
      <w:r>
        <w:t>. ábra: Mozgásérzékelő kódrészlet</w:t>
      </w:r>
    </w:p>
    <w:p w14:paraId="00DDCCB9" w14:textId="77777777" w:rsidR="00345A62" w:rsidRDefault="00345A62" w:rsidP="00345A62">
      <w:pPr>
        <w:pStyle w:val="Szvegtrzs"/>
        <w:ind w:firstLine="0"/>
      </w:pPr>
    </w:p>
    <w:p w14:paraId="754D8387" w14:textId="0861B2B4" w:rsidR="00A01407" w:rsidRDefault="00BA1DFA" w:rsidP="00BA1DFA">
      <w:pPr>
        <w:pStyle w:val="Szvegtrzs"/>
        <w:ind w:firstLine="426"/>
      </w:pPr>
      <w:r>
        <w:t xml:space="preserve">A Video Streaming esetén a kód teljesen megegyezik a CiferTech által publikált „How to Access ESP32-CAM Worldwide using ngrok” projekt kódjával, amelyet az </w:t>
      </w:r>
      <w:r w:rsidR="00283B6D">
        <w:t>Arduino</w:t>
      </w:r>
      <w:r>
        <w:t xml:space="preserve"> főoldalán tettek közzé</w:t>
      </w:r>
      <w:ins w:id="279" w:author="Balázs Dán" w:date="2021-11-09T18:29:00Z">
        <w:r w:rsidR="007D790C">
          <w:t xml:space="preserve"> </w:t>
        </w:r>
      </w:ins>
      <w:ins w:id="280" w:author="Balázs Dán" w:date="2021-11-09T18:30:00Z">
        <w:r w:rsidR="007D790C">
          <w:fldChar w:fldCharType="begin"/>
        </w:r>
        <w:r w:rsidR="007D790C">
          <w:instrText xml:space="preserve"> REF _Ref87374238 \r \h </w:instrText>
        </w:r>
      </w:ins>
      <w:r w:rsidR="007D790C">
        <w:fldChar w:fldCharType="separate"/>
      </w:r>
      <w:ins w:id="281" w:author="Balázs Dán" w:date="2021-11-09T18:30:00Z">
        <w:r w:rsidR="007D790C">
          <w:t>[19]</w:t>
        </w:r>
        <w:r w:rsidR="007D790C">
          <w:fldChar w:fldCharType="end"/>
        </w:r>
      </w:ins>
      <w:r>
        <w:t>.</w:t>
      </w:r>
      <w:r w:rsidR="008C2810">
        <w:t xml:space="preserve"> A 25. ábrán látható </w:t>
      </w:r>
      <w:r w:rsidR="008C2810" w:rsidRPr="00510EC2">
        <w:rPr>
          <w:rFonts w:ascii="Consolas" w:hAnsi="Consolas"/>
          <w:sz w:val="22"/>
          <w:szCs w:val="22"/>
          <w:rPrChange w:id="282" w:author="Dr. Kocsis Gergely" w:date="2021-11-07T22:32:00Z">
            <w:rPr/>
          </w:rPrChange>
        </w:rPr>
        <w:t>http_res()</w:t>
      </w:r>
      <w:r w:rsidR="008C2810">
        <w:t xml:space="preserve"> és a </w:t>
      </w:r>
      <w:r w:rsidR="008C2810" w:rsidRPr="00510EC2">
        <w:rPr>
          <w:rFonts w:ascii="Consolas" w:hAnsi="Consolas"/>
          <w:sz w:val="22"/>
          <w:szCs w:val="22"/>
          <w:rPrChange w:id="283" w:author="Dr. Kocsis Gergely" w:date="2021-11-07T22:32:00Z">
            <w:rPr/>
          </w:rPrChange>
        </w:rPr>
        <w:t>liveCam()</w:t>
      </w:r>
      <w:r w:rsidR="008C2810">
        <w:t xml:space="preserve"> funkciók felelnek a Video Streaming létrehozásáért.</w:t>
      </w:r>
    </w:p>
    <w:p w14:paraId="55F68FAE" w14:textId="4B81EE48" w:rsidR="00D57497" w:rsidRDefault="00D57497" w:rsidP="00A01407">
      <w:pPr>
        <w:pStyle w:val="Szvegtrzs"/>
        <w:ind w:firstLine="426"/>
      </w:pPr>
      <w:r>
        <w:t xml:space="preserve">Ha minden jól van definiálva, és az ESP32 Arduino Board is sikeresen telepítve lett, akkor máris programozható az ESP32-CAM az alábbi konfigurációkkal a </w:t>
      </w:r>
      <w:r w:rsidRPr="0090599B">
        <w:rPr>
          <w:bdr w:val="single" w:sz="4" w:space="0" w:color="auto"/>
          <w:shd w:val="clear" w:color="auto" w:fill="E7E6E6" w:themeFill="background2"/>
        </w:rPr>
        <w:t>Tools</w:t>
      </w:r>
      <w:r>
        <w:t xml:space="preserve"> menüpontban:</w:t>
      </w:r>
    </w:p>
    <w:p w14:paraId="6EF2F960" w14:textId="77777777" w:rsidR="00D57497" w:rsidRDefault="00D57497" w:rsidP="003C2D3F">
      <w:pPr>
        <w:pStyle w:val="Szvegtrzs"/>
        <w:pBdr>
          <w:top w:val="single" w:sz="4" w:space="1" w:color="auto"/>
          <w:left w:val="single" w:sz="4" w:space="4" w:color="auto"/>
          <w:bottom w:val="single" w:sz="4" w:space="1" w:color="auto"/>
          <w:right w:val="single" w:sz="4" w:space="4" w:color="auto"/>
        </w:pBdr>
        <w:shd w:val="clear" w:color="auto" w:fill="E7E6E6" w:themeFill="background2"/>
        <w:ind w:left="709" w:right="3683" w:firstLine="0"/>
        <w:jc w:val="left"/>
      </w:pPr>
      <w:r>
        <w:t>Board: „AI THINKER ESP32-CAM”</w:t>
      </w:r>
      <w:r>
        <w:br/>
        <w:t>CPU Frequency: „240MHz (WiFi/BT)”</w:t>
      </w:r>
      <w:r>
        <w:br/>
        <w:t>Flash Frequency: „80Mhz”</w:t>
      </w:r>
      <w:r>
        <w:br/>
        <w:t>Flash Mode: „QIO”</w:t>
      </w:r>
      <w:r>
        <w:br/>
        <w:t>Port: „COM5”</w:t>
      </w:r>
    </w:p>
    <w:p w14:paraId="5F5ADFD1" w14:textId="77777777" w:rsidR="00CB474E" w:rsidRDefault="00D57497">
      <w:pPr>
        <w:pStyle w:val="Szvegtrzs"/>
        <w:spacing w:before="240"/>
        <w:ind w:firstLine="426"/>
        <w:pPrChange w:id="284" w:author="Dr. Kocsis Gergely" w:date="2021-11-07T22:32:00Z">
          <w:pPr>
            <w:pStyle w:val="Szvegtrzs"/>
            <w:ind w:firstLine="426"/>
          </w:pPr>
        </w:pPrChange>
      </w:pPr>
      <w:r>
        <w:t xml:space="preserve">Elképzelhető, hogy más konfigurációs beállításokkal is megfelelően programozná le a kamerát, de én ezeket az opciókat használtam és tökéletesen működött. Kódfeltöltés során legyen összekötve az ESP32 egyik GND Pin-je a GPIO0 Pin-nel. </w:t>
      </w:r>
    </w:p>
    <w:p w14:paraId="459ADF20" w14:textId="4A2DEFF1" w:rsidR="00D57497" w:rsidRDefault="00D57497" w:rsidP="003C2D3F">
      <w:pPr>
        <w:pStyle w:val="Szvegtrzs"/>
        <w:ind w:firstLine="426"/>
      </w:pPr>
      <w:r>
        <w:t xml:space="preserve">Ha a kódfeltöltés során megjelenne a </w:t>
      </w:r>
      <w:r w:rsidRPr="0034201C">
        <w:rPr>
          <w:color w:val="C00000"/>
          <w:bdr w:val="single" w:sz="4" w:space="0" w:color="auto"/>
          <w:shd w:val="clear" w:color="auto" w:fill="E7E6E6" w:themeFill="background2"/>
        </w:rPr>
        <w:t>Connecting…___...</w:t>
      </w:r>
      <w:r>
        <w:t xml:space="preserve"> üzenet, akkor meg kell nyomni az ESP32-CAM-on a RESET gombot. Kódfeltöltés után meg kell szüntetni a GND és GPIO0 közötti kapcsolatot, majd ismételten meg kell nyomni a RESET gombot.</w:t>
      </w:r>
    </w:p>
    <w:p w14:paraId="616EA876" w14:textId="7C9DA2E4" w:rsidR="00D57497" w:rsidRDefault="00D57497" w:rsidP="003C2D3F">
      <w:pPr>
        <w:pStyle w:val="Szvegtrzs"/>
        <w:ind w:firstLine="426"/>
      </w:pPr>
      <w:r>
        <w:lastRenderedPageBreak/>
        <w:t>A Serial-on megjelenő ESP32 IP-vel meg tudjuk tekinteni a video streaming-et és a képfeltöltésről egy állapotot ír ki (2</w:t>
      </w:r>
      <w:r w:rsidR="00F27880">
        <w:t>6</w:t>
      </w:r>
      <w:r>
        <w:t>. ábra). A Serial Monitor-on látható jpg név az az a fájlnév, amelyet az Arduino IDE-n belül adtam meg a GET Request-nél a „filename” változóba. Backend-en belül ezt alakítom</w:t>
      </w:r>
      <w:r w:rsidR="00871872">
        <w:t xml:space="preserve"> át a 23. ábrán látható kódrészlet alapján</w:t>
      </w:r>
      <w:r>
        <w:t>.</w:t>
      </w:r>
    </w:p>
    <w:p w14:paraId="0BDFAD50" w14:textId="7F30AEA1" w:rsidR="00D57497" w:rsidRDefault="00D57497" w:rsidP="003C2D3F">
      <w:pPr>
        <w:pStyle w:val="Szvegtrzs"/>
        <w:ind w:firstLine="0"/>
        <w:jc w:val="center"/>
      </w:pPr>
      <w:r>
        <w:rPr>
          <w:noProof/>
        </w:rPr>
        <w:drawing>
          <wp:anchor distT="0" distB="0" distL="114300" distR="114300" simplePos="0" relativeHeight="251683840" behindDoc="0" locked="0" layoutInCell="1" allowOverlap="1" wp14:anchorId="437EAB08" wp14:editId="6D741A36">
            <wp:simplePos x="0" y="0"/>
            <wp:positionH relativeFrom="column">
              <wp:posOffset>-86</wp:posOffset>
            </wp:positionH>
            <wp:positionV relativeFrom="paragraph">
              <wp:posOffset>-635</wp:posOffset>
            </wp:positionV>
            <wp:extent cx="5399405" cy="3239770"/>
            <wp:effectExtent l="0" t="0" r="0" b="0"/>
            <wp:wrapTopAndBottom/>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48">
                      <a:extLst>
                        <a:ext uri="{28A0092B-C50C-407E-A947-70E740481C1C}">
                          <a14:useLocalDpi xmlns:a14="http://schemas.microsoft.com/office/drawing/2010/main" val="0"/>
                        </a:ext>
                      </a:extLst>
                    </a:blip>
                    <a:stretch>
                      <a:fillRect/>
                    </a:stretch>
                  </pic:blipFill>
                  <pic:spPr>
                    <a:xfrm>
                      <a:off x="0" y="0"/>
                      <a:ext cx="5399405" cy="3239770"/>
                    </a:xfrm>
                    <a:prstGeom prst="rect">
                      <a:avLst/>
                    </a:prstGeom>
                  </pic:spPr>
                </pic:pic>
              </a:graphicData>
            </a:graphic>
          </wp:anchor>
        </w:drawing>
      </w:r>
      <w:r>
        <w:t>2</w:t>
      </w:r>
      <w:r w:rsidR="00F27880">
        <w:t>6</w:t>
      </w:r>
      <w:r>
        <w:t>. ábra: Serial Monitor és a képek web-en tárolva</w:t>
      </w:r>
    </w:p>
    <w:p w14:paraId="4F355A5C" w14:textId="77777777" w:rsidR="00563D6A" w:rsidRDefault="00563D6A" w:rsidP="00563D6A">
      <w:pPr>
        <w:pStyle w:val="Szvegtrzs"/>
        <w:ind w:firstLine="0"/>
        <w:jc w:val="left"/>
      </w:pPr>
    </w:p>
    <w:p w14:paraId="1F087E00" w14:textId="77777777" w:rsidR="00D57497" w:rsidRDefault="00D57497" w:rsidP="003C2D3F">
      <w:pPr>
        <w:pStyle w:val="Szvegtrzs"/>
        <w:ind w:firstLine="0"/>
        <w:sectPr w:rsidR="00D57497" w:rsidSect="00222C10">
          <w:pgSz w:w="11906" w:h="16838"/>
          <w:pgMar w:top="1701" w:right="1134" w:bottom="1701" w:left="1701" w:header="709" w:footer="709" w:gutter="567"/>
          <w:cols w:space="708"/>
          <w:docGrid w:linePitch="360"/>
        </w:sectPr>
      </w:pPr>
    </w:p>
    <w:p w14:paraId="23D698B9" w14:textId="77777777" w:rsidR="00D57497" w:rsidRDefault="00D57497" w:rsidP="003C2D3F">
      <w:pPr>
        <w:pStyle w:val="Cmsor1"/>
        <w:spacing w:after="0" w:line="360" w:lineRule="auto"/>
      </w:pPr>
      <w:r>
        <w:lastRenderedPageBreak/>
        <w:t>Az applikáció fejlesztése</w:t>
      </w:r>
    </w:p>
    <w:p w14:paraId="7AADB90F" w14:textId="77777777" w:rsidR="00D57497" w:rsidRDefault="00D57497" w:rsidP="003C2D3F">
      <w:pPr>
        <w:pStyle w:val="Szvegtrzs"/>
        <w:ind w:firstLine="426"/>
      </w:pPr>
      <w:r>
        <w:t xml:space="preserve">Elsősorban a regisztráció, bejelentkezés és kijelentkezés opciókat valósítottam meg. Amikor megnyitjuk az applikációt mobil eszközünkről, de előzetesen már be voltunk jelentkezve, akkor az </w:t>
      </w:r>
      <w:r w:rsidRPr="00B8040F">
        <w:rPr>
          <w:rFonts w:ascii="Consolas" w:hAnsi="Consolas"/>
          <w:sz w:val="22"/>
          <w:szCs w:val="22"/>
          <w:rPrChange w:id="285" w:author="Dr. Kocsis Gergely" w:date="2021-11-07T22:36:00Z">
            <w:rPr/>
          </w:rPrChange>
        </w:rPr>
        <w:t>AsyncStorage</w:t>
      </w:r>
      <w:r>
        <w:t>-ba elmentődött felhasználói adatokkal azonnal belép.</w:t>
      </w:r>
    </w:p>
    <w:p w14:paraId="75A17C11" w14:textId="18AD73F3" w:rsidR="00D57497" w:rsidRDefault="00D57497" w:rsidP="003C2D3F">
      <w:pPr>
        <w:pStyle w:val="Szvegtrzs"/>
        <w:ind w:firstLine="426"/>
      </w:pPr>
      <w:r>
        <w:rPr>
          <w:noProof/>
        </w:rPr>
        <w:drawing>
          <wp:anchor distT="0" distB="0" distL="114300" distR="114300" simplePos="0" relativeHeight="251675648" behindDoc="0" locked="0" layoutInCell="1" allowOverlap="1" wp14:anchorId="1A1E6E53" wp14:editId="20AB1FD0">
            <wp:simplePos x="0" y="0"/>
            <wp:positionH relativeFrom="margin">
              <wp:posOffset>1515110</wp:posOffset>
            </wp:positionH>
            <wp:positionV relativeFrom="paragraph">
              <wp:posOffset>1824990</wp:posOffset>
            </wp:positionV>
            <wp:extent cx="2733675" cy="4930775"/>
            <wp:effectExtent l="0" t="0" r="9525" b="3175"/>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49">
                      <a:extLst>
                        <a:ext uri="{28A0092B-C50C-407E-A947-70E740481C1C}">
                          <a14:useLocalDpi xmlns:a14="http://schemas.microsoft.com/office/drawing/2010/main" val="0"/>
                        </a:ext>
                      </a:extLst>
                    </a:blip>
                    <a:stretch>
                      <a:fillRect/>
                    </a:stretch>
                  </pic:blipFill>
                  <pic:spPr>
                    <a:xfrm>
                      <a:off x="0" y="0"/>
                      <a:ext cx="2733675" cy="4930775"/>
                    </a:xfrm>
                    <a:prstGeom prst="rect">
                      <a:avLst/>
                    </a:prstGeom>
                  </pic:spPr>
                </pic:pic>
              </a:graphicData>
            </a:graphic>
            <wp14:sizeRelH relativeFrom="margin">
              <wp14:pctWidth>0</wp14:pctWidth>
            </wp14:sizeRelH>
            <wp14:sizeRelV relativeFrom="margin">
              <wp14:pctHeight>0</wp14:pctHeight>
            </wp14:sizeRelV>
          </wp:anchor>
        </w:drawing>
      </w:r>
      <w:r>
        <w:t xml:space="preserve">A login és a regisztráció szerkezetileg szinte teljesen megegyezik. Az applikáció megnyitásakor a Login View lesz az első oldal, ahol bejelentkezhetünk (akár </w:t>
      </w:r>
      <w:r w:rsidRPr="0030268A">
        <w:rPr>
          <w:rFonts w:ascii="Consolas" w:hAnsi="Consolas"/>
          <w:sz w:val="22"/>
          <w:szCs w:val="22"/>
          <w:rPrChange w:id="286" w:author="Dr. Kocsis Gergely" w:date="2021-11-07T22:36:00Z">
            <w:rPr/>
          </w:rPrChange>
        </w:rPr>
        <w:t>AsyncStorage</w:t>
      </w:r>
      <w:r>
        <w:t xml:space="preserve">-ba elmentett értékkel) vagy átléphetünk a </w:t>
      </w:r>
      <w:r w:rsidRPr="0030268A">
        <w:rPr>
          <w:rFonts w:ascii="Consolas" w:hAnsi="Consolas"/>
          <w:sz w:val="22"/>
          <w:szCs w:val="22"/>
          <w:rPrChange w:id="287" w:author="Dr. Kocsis Gergely" w:date="2021-11-07T22:36:00Z">
            <w:rPr/>
          </w:rPrChange>
        </w:rPr>
        <w:t>Registration View</w:t>
      </w:r>
      <w:r>
        <w:t xml:space="preserve">-ra, ha nem rendelkezünk még regisztrált felhasználói fiókkal. A </w:t>
      </w:r>
      <w:r w:rsidRPr="0030268A">
        <w:rPr>
          <w:rFonts w:ascii="Consolas" w:hAnsi="Consolas"/>
          <w:sz w:val="22"/>
          <w:szCs w:val="22"/>
          <w:rPrChange w:id="288" w:author="Dr. Kocsis Gergely" w:date="2021-11-07T22:36:00Z">
            <w:rPr/>
          </w:rPrChange>
        </w:rPr>
        <w:t>Registration View</w:t>
      </w:r>
      <w:r>
        <w:t xml:space="preserve">-nál az adatokat négy </w:t>
      </w:r>
      <w:r w:rsidRPr="0030268A">
        <w:rPr>
          <w:rFonts w:ascii="Consolas" w:hAnsi="Consolas"/>
          <w:sz w:val="22"/>
          <w:szCs w:val="22"/>
          <w:rPrChange w:id="289" w:author="Dr. Kocsis Gergely" w:date="2021-11-07T22:36:00Z">
            <w:rPr/>
          </w:rPrChange>
        </w:rPr>
        <w:t>Text Field</w:t>
      </w:r>
      <w:r>
        <w:t xml:space="preserve"> kezeli az input-okat, amelyek az „</w:t>
      </w:r>
      <w:r w:rsidRPr="0030268A">
        <w:rPr>
          <w:rFonts w:ascii="Consolas" w:hAnsi="Consolas"/>
          <w:sz w:val="22"/>
          <w:szCs w:val="22"/>
          <w:rPrChange w:id="290" w:author="Dr. Kocsis Gergely" w:date="2021-11-07T22:36:00Z">
            <w:rPr/>
          </w:rPrChange>
        </w:rPr>
        <w:t>E-mail</w:t>
      </w:r>
      <w:r>
        <w:t>”, „</w:t>
      </w:r>
      <w:r w:rsidRPr="0030268A">
        <w:rPr>
          <w:rFonts w:ascii="Consolas" w:hAnsi="Consolas"/>
          <w:sz w:val="22"/>
          <w:szCs w:val="22"/>
          <w:rPrChange w:id="291" w:author="Dr. Kocsis Gergely" w:date="2021-11-07T22:36:00Z">
            <w:rPr/>
          </w:rPrChange>
        </w:rPr>
        <w:t>Username</w:t>
      </w:r>
      <w:r>
        <w:t>”, „</w:t>
      </w:r>
      <w:r w:rsidRPr="0030268A">
        <w:rPr>
          <w:rFonts w:ascii="Consolas" w:hAnsi="Consolas"/>
          <w:sz w:val="22"/>
          <w:szCs w:val="22"/>
          <w:rPrChange w:id="292" w:author="Dr. Kocsis Gergely" w:date="2021-11-07T22:36:00Z">
            <w:rPr/>
          </w:rPrChange>
        </w:rPr>
        <w:t>Password</w:t>
      </w:r>
      <w:r>
        <w:t>” és „</w:t>
      </w:r>
      <w:r w:rsidRPr="0030268A">
        <w:rPr>
          <w:rFonts w:ascii="Consolas" w:hAnsi="Consolas"/>
          <w:sz w:val="22"/>
          <w:szCs w:val="22"/>
          <w:rPrChange w:id="293" w:author="Dr. Kocsis Gergely" w:date="2021-11-07T22:36:00Z">
            <w:rPr/>
          </w:rPrChange>
        </w:rPr>
        <w:t>Repeat Password</w:t>
      </w:r>
      <w:r>
        <w:t xml:space="preserve">” </w:t>
      </w:r>
      <w:r w:rsidRPr="0030268A">
        <w:rPr>
          <w:rFonts w:ascii="Consolas" w:hAnsi="Consolas"/>
          <w:sz w:val="22"/>
          <w:szCs w:val="22"/>
          <w:rPrChange w:id="294" w:author="Dr. Kocsis Gergely" w:date="2021-11-07T22:36:00Z">
            <w:rPr/>
          </w:rPrChange>
        </w:rPr>
        <w:t>Text Field</w:t>
      </w:r>
      <w:r>
        <w:t xml:space="preserve">-ek. Egy </w:t>
      </w:r>
      <w:r w:rsidRPr="0030268A">
        <w:rPr>
          <w:rFonts w:ascii="Consolas" w:hAnsi="Consolas"/>
          <w:sz w:val="22"/>
          <w:szCs w:val="22"/>
          <w:rPrChange w:id="295" w:author="Dr. Kocsis Gergely" w:date="2021-11-07T22:36:00Z">
            <w:rPr/>
          </w:rPrChange>
        </w:rPr>
        <w:t>TouchableOpacity</w:t>
      </w:r>
      <w:r>
        <w:t xml:space="preserve">-be van elhelyezve egy </w:t>
      </w:r>
      <w:r w:rsidRPr="0030268A">
        <w:rPr>
          <w:rFonts w:ascii="Consolas" w:hAnsi="Consolas"/>
          <w:sz w:val="22"/>
          <w:szCs w:val="22"/>
          <w:rPrChange w:id="296" w:author="Dr. Kocsis Gergely" w:date="2021-11-07T22:37:00Z">
            <w:rPr/>
          </w:rPrChange>
        </w:rPr>
        <w:t>Text Field</w:t>
      </w:r>
      <w:r>
        <w:t>, ami a regisztrációs gombot fogja kezelni (2</w:t>
      </w:r>
      <w:r w:rsidR="004177FC">
        <w:t>7</w:t>
      </w:r>
      <w:r>
        <w:t xml:space="preserve">.ábra). </w:t>
      </w:r>
    </w:p>
    <w:p w14:paraId="4F218FB0" w14:textId="6795B08A" w:rsidR="00D57497" w:rsidRDefault="00D57497" w:rsidP="003C2D3F">
      <w:pPr>
        <w:pStyle w:val="Szvegtrzs"/>
        <w:ind w:firstLine="0"/>
        <w:jc w:val="center"/>
      </w:pPr>
      <w:r>
        <w:t>2</w:t>
      </w:r>
      <w:r w:rsidR="004177FC">
        <w:t>7</w:t>
      </w:r>
      <w:r>
        <w:t xml:space="preserve"> . ábra: Registration View</w:t>
      </w:r>
    </w:p>
    <w:p w14:paraId="559221FC" w14:textId="73164BA2" w:rsidR="00D57497" w:rsidRDefault="00D57497" w:rsidP="003C2D3F">
      <w:pPr>
        <w:pStyle w:val="Szvegtrzs"/>
        <w:ind w:firstLine="426"/>
      </w:pPr>
      <w:r>
        <w:lastRenderedPageBreak/>
        <w:t>A Registration gomb megnyomását követően a begépelt text-eket egy Post Request segítségével elküldi a backend számára (2</w:t>
      </w:r>
      <w:r w:rsidR="004177FC">
        <w:t>8</w:t>
      </w:r>
      <w:r>
        <w:t>. ábra). Üres text mezők esetén nem lép tovább, hanem hibával tér vissza. Ha megfelelően voltak kitöltve a mezők, illetve a regisztrálandó „</w:t>
      </w:r>
      <w:r w:rsidRPr="00D97C62">
        <w:rPr>
          <w:rFonts w:ascii="Consolas" w:hAnsi="Consolas"/>
          <w:sz w:val="22"/>
          <w:szCs w:val="22"/>
          <w:rPrChange w:id="297" w:author="Dr. Kocsis Gergely" w:date="2021-11-07T22:39:00Z">
            <w:rPr/>
          </w:rPrChange>
        </w:rPr>
        <w:t>Username</w:t>
      </w:r>
      <w:r>
        <w:t xml:space="preserve">” az </w:t>
      </w:r>
      <w:r w:rsidRPr="00D97C62">
        <w:rPr>
          <w:rFonts w:ascii="Consolas" w:hAnsi="Consolas"/>
          <w:sz w:val="22"/>
          <w:szCs w:val="22"/>
          <w:rPrChange w:id="298" w:author="Dr. Kocsis Gergely" w:date="2021-11-07T22:39:00Z">
            <w:rPr/>
          </w:rPrChange>
        </w:rPr>
        <w:t>Unique</w:t>
      </w:r>
      <w:r>
        <w:t xml:space="preserve"> (azaz nem szerepel az adatbázisban), valamint ha a „</w:t>
      </w:r>
      <w:r w:rsidRPr="00E023A4">
        <w:rPr>
          <w:rFonts w:ascii="Consolas" w:hAnsi="Consolas"/>
          <w:sz w:val="22"/>
          <w:szCs w:val="22"/>
          <w:rPrChange w:id="299" w:author="Dr. Kocsis Gergely" w:date="2021-11-07T22:39:00Z">
            <w:rPr/>
          </w:rPrChange>
        </w:rPr>
        <w:t>jelszó</w:t>
      </w:r>
      <w:r>
        <w:t>” és a „</w:t>
      </w:r>
      <w:r w:rsidRPr="00E023A4">
        <w:rPr>
          <w:rFonts w:ascii="Consolas" w:hAnsi="Consolas"/>
          <w:sz w:val="22"/>
          <w:szCs w:val="22"/>
          <w:rPrChange w:id="300" w:author="Dr. Kocsis Gergely" w:date="2021-11-07T22:39:00Z">
            <w:rPr/>
          </w:rPrChange>
        </w:rPr>
        <w:t>jelszó ismét</w:t>
      </w:r>
      <w:r>
        <w:t>” megegyezik, akkor feltölti a User adatait a „</w:t>
      </w:r>
      <w:r w:rsidRPr="00E023A4">
        <w:rPr>
          <w:rFonts w:ascii="Consolas" w:hAnsi="Consolas"/>
          <w:sz w:val="22"/>
          <w:szCs w:val="22"/>
          <w:rPrChange w:id="301" w:author="Dr. Kocsis Gergely" w:date="2021-11-07T22:39:00Z">
            <w:rPr/>
          </w:rPrChange>
        </w:rPr>
        <w:t>users</w:t>
      </w:r>
      <w:r>
        <w:t xml:space="preserve">” adattáblába. A jelszó </w:t>
      </w:r>
      <w:r w:rsidRPr="00E023A4">
        <w:rPr>
          <w:rFonts w:ascii="Consolas" w:hAnsi="Consolas"/>
          <w:sz w:val="22"/>
          <w:szCs w:val="22"/>
          <w:rPrChange w:id="302" w:author="Dr. Kocsis Gergely" w:date="2021-11-07T22:39:00Z">
            <w:rPr/>
          </w:rPrChange>
        </w:rPr>
        <w:t>md5()</w:t>
      </w:r>
      <w:r>
        <w:t>-ként mentődik</w:t>
      </w:r>
      <w:ins w:id="303" w:author="Balázs Dán" w:date="2021-11-09T18:36:00Z">
        <w:r w:rsidR="007C660E">
          <w:t xml:space="preserve"> </w:t>
        </w:r>
        <w:r w:rsidR="007C660E">
          <w:fldChar w:fldCharType="begin"/>
        </w:r>
        <w:r w:rsidR="007C660E">
          <w:instrText xml:space="preserve"> REF _Ref87375427 \r \h </w:instrText>
        </w:r>
      </w:ins>
      <w:r w:rsidR="007C660E">
        <w:fldChar w:fldCharType="separate"/>
      </w:r>
      <w:ins w:id="304" w:author="Balázs Dán" w:date="2021-11-09T18:36:00Z">
        <w:r w:rsidR="007C660E">
          <w:t>[22]</w:t>
        </w:r>
        <w:r w:rsidR="007C660E">
          <w:fldChar w:fldCharType="end"/>
        </w:r>
      </w:ins>
      <w:r>
        <w:t>. Ekkor RFID ID-val és ahhoz rendelt Arduino ID-val még nem rendelkeznek az újonnan regisztrált felhasználók, mindkettő a regisztrációt követően még csak az alapérték „</w:t>
      </w:r>
      <w:r w:rsidRPr="00E023A4">
        <w:rPr>
          <w:rFonts w:ascii="Consolas" w:hAnsi="Consolas"/>
          <w:sz w:val="22"/>
          <w:szCs w:val="22"/>
          <w:rPrChange w:id="305" w:author="Dr. Kocsis Gergely" w:date="2021-11-07T22:39:00Z">
            <w:rPr/>
          </w:rPrChange>
        </w:rPr>
        <w:t>Undefined</w:t>
      </w:r>
      <w:r>
        <w:t xml:space="preserve">”-dal fog mentődni az adatbázisba. </w:t>
      </w:r>
    </w:p>
    <w:p w14:paraId="4F416386" w14:textId="4E342EA0" w:rsidR="00CF2D2E" w:rsidRDefault="00CF2D2E" w:rsidP="00CF2D2E">
      <w:pPr>
        <w:pStyle w:val="Szvegtrzs"/>
        <w:ind w:firstLine="0"/>
      </w:pPr>
      <w:r>
        <w:rPr>
          <w:noProof/>
        </w:rPr>
        <w:drawing>
          <wp:inline distT="0" distB="0" distL="0" distR="0" wp14:anchorId="42ED997A" wp14:editId="533F7E55">
            <wp:extent cx="4985860" cy="5861785"/>
            <wp:effectExtent l="0" t="0" r="5715" b="571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50">
                      <a:extLst>
                        <a:ext uri="{28A0092B-C50C-407E-A947-70E740481C1C}">
                          <a14:useLocalDpi xmlns:a14="http://schemas.microsoft.com/office/drawing/2010/main" val="0"/>
                        </a:ext>
                      </a:extLst>
                    </a:blip>
                    <a:stretch>
                      <a:fillRect/>
                    </a:stretch>
                  </pic:blipFill>
                  <pic:spPr>
                    <a:xfrm>
                      <a:off x="0" y="0"/>
                      <a:ext cx="4991518" cy="5868436"/>
                    </a:xfrm>
                    <a:prstGeom prst="rect">
                      <a:avLst/>
                    </a:prstGeom>
                  </pic:spPr>
                </pic:pic>
              </a:graphicData>
            </a:graphic>
          </wp:inline>
        </w:drawing>
      </w:r>
    </w:p>
    <w:p w14:paraId="622EB296" w14:textId="7691D8B3" w:rsidR="00D57497" w:rsidRDefault="00D57497" w:rsidP="003C2D3F">
      <w:pPr>
        <w:pStyle w:val="Szvegtrzs"/>
        <w:ind w:firstLine="0"/>
        <w:jc w:val="center"/>
      </w:pPr>
      <w:r>
        <w:t>2</w:t>
      </w:r>
      <w:r w:rsidR="004177FC">
        <w:t>8</w:t>
      </w:r>
      <w:r>
        <w:t>. ábra: Regisztráció Post Request</w:t>
      </w:r>
    </w:p>
    <w:p w14:paraId="34860FDE" w14:textId="7253B1BB" w:rsidR="00D57497" w:rsidRDefault="00AB766D" w:rsidP="003C2D3F">
      <w:pPr>
        <w:pStyle w:val="Szvegtrzs"/>
        <w:ind w:firstLine="426"/>
      </w:pPr>
      <w:r>
        <w:lastRenderedPageBreak/>
        <w:t xml:space="preserve">Sikeres regisztráció után átirányít a </w:t>
      </w:r>
      <w:r w:rsidRPr="00406F31">
        <w:rPr>
          <w:rFonts w:ascii="Consolas" w:hAnsi="Consolas"/>
          <w:sz w:val="22"/>
          <w:szCs w:val="22"/>
          <w:rPrChange w:id="306" w:author="Dr. Kocsis Gergely" w:date="2021-11-07T22:39:00Z">
            <w:rPr/>
          </w:rPrChange>
        </w:rPr>
        <w:t>Login View</w:t>
      </w:r>
      <w:r>
        <w:t xml:space="preserve">-ra, valamint a regisztrációnál használt adatokat </w:t>
      </w:r>
      <w:r w:rsidRPr="00406F31">
        <w:rPr>
          <w:rFonts w:ascii="Consolas" w:hAnsi="Consolas"/>
          <w:sz w:val="22"/>
          <w:szCs w:val="22"/>
          <w:rPrChange w:id="307" w:author="Dr. Kocsis Gergely" w:date="2021-11-07T22:40:00Z">
            <w:rPr/>
          </w:rPrChange>
        </w:rPr>
        <w:t>AsyncStorage</w:t>
      </w:r>
      <w:r>
        <w:t>-ba elmentve egy kattintással akár be is léphet az új felhasználó.</w:t>
      </w:r>
      <w:r w:rsidR="00785D63">
        <w:t xml:space="preserve"> </w:t>
      </w:r>
      <w:r w:rsidR="00D57497">
        <w:t xml:space="preserve">A </w:t>
      </w:r>
      <w:r w:rsidR="00D57497" w:rsidRPr="00406F31">
        <w:rPr>
          <w:rFonts w:ascii="Consolas" w:hAnsi="Consolas"/>
          <w:sz w:val="22"/>
          <w:szCs w:val="22"/>
          <w:rPrChange w:id="308" w:author="Dr. Kocsis Gergely" w:date="2021-11-07T22:40:00Z">
            <w:rPr/>
          </w:rPrChange>
        </w:rPr>
        <w:t>Login View</w:t>
      </w:r>
      <w:r w:rsidR="00D57497">
        <w:t xml:space="preserve"> működése szinte teljesen megegyezik a </w:t>
      </w:r>
      <w:r w:rsidR="00D57497" w:rsidRPr="00406F31">
        <w:rPr>
          <w:rFonts w:ascii="Consolas" w:hAnsi="Consolas"/>
          <w:sz w:val="22"/>
          <w:szCs w:val="22"/>
          <w:rPrChange w:id="309" w:author="Dr. Kocsis Gergely" w:date="2021-11-07T22:40:00Z">
            <w:rPr/>
          </w:rPrChange>
        </w:rPr>
        <w:t>Registration View</w:t>
      </w:r>
      <w:r w:rsidR="00D57497">
        <w:t xml:space="preserve"> működésével. Itt már csak két </w:t>
      </w:r>
      <w:r w:rsidR="00D57497" w:rsidRPr="00406F31">
        <w:rPr>
          <w:rFonts w:ascii="Consolas" w:hAnsi="Consolas"/>
          <w:sz w:val="22"/>
          <w:szCs w:val="22"/>
          <w:rPrChange w:id="310" w:author="Dr. Kocsis Gergely" w:date="2021-11-07T22:40:00Z">
            <w:rPr/>
          </w:rPrChange>
        </w:rPr>
        <w:t>Text Field</w:t>
      </w:r>
      <w:r w:rsidR="00D57497">
        <w:t xml:space="preserve"> van, ami a „</w:t>
      </w:r>
      <w:r w:rsidR="00D57497" w:rsidRPr="00406F31">
        <w:rPr>
          <w:rFonts w:ascii="Consolas" w:hAnsi="Consolas"/>
          <w:sz w:val="22"/>
          <w:szCs w:val="22"/>
          <w:rPrChange w:id="311" w:author="Dr. Kocsis Gergely" w:date="2021-11-07T22:40:00Z">
            <w:rPr/>
          </w:rPrChange>
        </w:rPr>
        <w:t>Username</w:t>
      </w:r>
      <w:r w:rsidR="00D57497">
        <w:t>” és „</w:t>
      </w:r>
      <w:r w:rsidR="00D57497" w:rsidRPr="00406F31">
        <w:rPr>
          <w:rFonts w:ascii="Consolas" w:hAnsi="Consolas"/>
          <w:sz w:val="22"/>
          <w:szCs w:val="22"/>
          <w:rPrChange w:id="312" w:author="Dr. Kocsis Gergely" w:date="2021-11-07T22:40:00Z">
            <w:rPr/>
          </w:rPrChange>
        </w:rPr>
        <w:t>Password</w:t>
      </w:r>
      <w:r w:rsidR="00D57497">
        <w:t>”. A begépelt értékeket elküldi a backend számára egy Post Request segítségével. Ha a „</w:t>
      </w:r>
      <w:r w:rsidR="00D57497" w:rsidRPr="00406F31">
        <w:rPr>
          <w:rFonts w:ascii="Consolas" w:hAnsi="Consolas"/>
          <w:sz w:val="22"/>
          <w:szCs w:val="22"/>
          <w:rPrChange w:id="313" w:author="Dr. Kocsis Gergely" w:date="2021-11-07T22:40:00Z">
            <w:rPr/>
          </w:rPrChange>
        </w:rPr>
        <w:t>Username</w:t>
      </w:r>
      <w:r w:rsidR="00D57497">
        <w:t xml:space="preserve">” szerepel az adatbázisban, és a jelszó </w:t>
      </w:r>
      <w:r w:rsidR="00D57497" w:rsidRPr="00406F31">
        <w:rPr>
          <w:rFonts w:ascii="Consolas" w:hAnsi="Consolas"/>
          <w:sz w:val="22"/>
          <w:szCs w:val="22"/>
          <w:rPrChange w:id="314" w:author="Dr. Kocsis Gergely" w:date="2021-11-07T22:40:00Z">
            <w:rPr/>
          </w:rPrChange>
        </w:rPr>
        <w:t>md5()</w:t>
      </w:r>
      <w:r w:rsidR="00D57497">
        <w:t xml:space="preserve">-ként vett értéke megegyezik az adatbázisban tárolt jelszóval, akkor belép a </w:t>
      </w:r>
      <w:r w:rsidR="00D57497" w:rsidRPr="00406F31">
        <w:rPr>
          <w:rFonts w:ascii="Consolas" w:hAnsi="Consolas"/>
          <w:sz w:val="22"/>
          <w:szCs w:val="22"/>
          <w:rPrChange w:id="315" w:author="Dr. Kocsis Gergely" w:date="2021-11-07T22:40:00Z">
            <w:rPr/>
          </w:rPrChange>
        </w:rPr>
        <w:t>Home View</w:t>
      </w:r>
      <w:r w:rsidR="00D57497">
        <w:t>-ra, és hozzáad egy „</w:t>
      </w:r>
      <w:r w:rsidR="00D57497" w:rsidRPr="00406F31">
        <w:rPr>
          <w:rFonts w:ascii="Consolas" w:hAnsi="Consolas"/>
          <w:sz w:val="22"/>
          <w:szCs w:val="22"/>
          <w:rPrChange w:id="316" w:author="Dr. Kocsis Gergely" w:date="2021-11-07T22:40:00Z">
            <w:rPr/>
          </w:rPrChange>
        </w:rPr>
        <w:t>token</w:t>
      </w:r>
      <w:r w:rsidR="00D57497">
        <w:t xml:space="preserve">”-t az adatbázisban az adott felhasználóhoz. Ezzel a </w:t>
      </w:r>
      <w:r w:rsidR="00D57497" w:rsidRPr="00406F31">
        <w:rPr>
          <w:rFonts w:ascii="Consolas" w:hAnsi="Consolas"/>
          <w:sz w:val="22"/>
          <w:szCs w:val="22"/>
          <w:rPrChange w:id="317" w:author="Dr. Kocsis Gergely" w:date="2021-11-07T22:40:00Z">
            <w:rPr/>
          </w:rPrChange>
        </w:rPr>
        <w:t>token</w:t>
      </w:r>
      <w:r w:rsidR="00D57497">
        <w:t>-nel azonosítom a bejelentkezett felhasználókat.</w:t>
      </w:r>
    </w:p>
    <w:p w14:paraId="161B764B" w14:textId="3368B0B3" w:rsidR="00D57497" w:rsidRDefault="00C57D78" w:rsidP="003C2D3F">
      <w:pPr>
        <w:pStyle w:val="Szvegtrzs"/>
        <w:ind w:firstLine="426"/>
      </w:pPr>
      <w:r w:rsidRPr="00406F31">
        <w:rPr>
          <w:rFonts w:ascii="Consolas" w:hAnsi="Consolas"/>
          <w:noProof/>
          <w:sz w:val="22"/>
          <w:szCs w:val="22"/>
          <w:rPrChange w:id="318" w:author="Dr. Kocsis Gergely" w:date="2021-11-07T22:40:00Z">
            <w:rPr>
              <w:noProof/>
            </w:rPr>
          </w:rPrChange>
        </w:rPr>
        <w:drawing>
          <wp:anchor distT="0" distB="0" distL="114300" distR="114300" simplePos="0" relativeHeight="251685888" behindDoc="0" locked="0" layoutInCell="1" allowOverlap="1" wp14:anchorId="0F6190BA" wp14:editId="480647CB">
            <wp:simplePos x="0" y="0"/>
            <wp:positionH relativeFrom="margin">
              <wp:align>center</wp:align>
            </wp:positionH>
            <wp:positionV relativeFrom="paragraph">
              <wp:posOffset>788670</wp:posOffset>
            </wp:positionV>
            <wp:extent cx="2434590" cy="5143500"/>
            <wp:effectExtent l="0" t="0" r="381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51">
                      <a:extLst>
                        <a:ext uri="{28A0092B-C50C-407E-A947-70E740481C1C}">
                          <a14:useLocalDpi xmlns:a14="http://schemas.microsoft.com/office/drawing/2010/main" val="0"/>
                        </a:ext>
                      </a:extLst>
                    </a:blip>
                    <a:stretch>
                      <a:fillRect/>
                    </a:stretch>
                  </pic:blipFill>
                  <pic:spPr>
                    <a:xfrm>
                      <a:off x="0" y="0"/>
                      <a:ext cx="2434590" cy="5143500"/>
                    </a:xfrm>
                    <a:prstGeom prst="rect">
                      <a:avLst/>
                    </a:prstGeom>
                  </pic:spPr>
                </pic:pic>
              </a:graphicData>
            </a:graphic>
            <wp14:sizeRelH relativeFrom="margin">
              <wp14:pctWidth>0</wp14:pctWidth>
            </wp14:sizeRelH>
            <wp14:sizeRelV relativeFrom="margin">
              <wp14:pctHeight>0</wp14:pctHeight>
            </wp14:sizeRelV>
          </wp:anchor>
        </w:drawing>
      </w:r>
      <w:r w:rsidR="00D57497" w:rsidRPr="00406F31">
        <w:rPr>
          <w:rFonts w:ascii="Consolas" w:hAnsi="Consolas"/>
          <w:sz w:val="22"/>
          <w:szCs w:val="22"/>
          <w:rPrChange w:id="319" w:author="Dr. Kocsis Gergely" w:date="2021-11-07T22:40:00Z">
            <w:rPr/>
          </w:rPrChange>
        </w:rPr>
        <w:t>Home View</w:t>
      </w:r>
      <w:r w:rsidR="00D57497">
        <w:t xml:space="preserve">-nál az </w:t>
      </w:r>
      <w:r w:rsidR="00D57497" w:rsidRPr="00406F31">
        <w:rPr>
          <w:rFonts w:ascii="Consolas" w:hAnsi="Consolas"/>
          <w:sz w:val="22"/>
          <w:szCs w:val="22"/>
          <w:rPrChange w:id="320" w:author="Dr. Kocsis Gergely" w:date="2021-11-07T22:40:00Z">
            <w:rPr/>
          </w:rPrChange>
        </w:rPr>
        <w:t>AppBar</w:t>
      </w:r>
      <w:r w:rsidR="00D57497">
        <w:t xml:space="preserve">-on lévő </w:t>
      </w:r>
      <w:r w:rsidR="00D57497" w:rsidRPr="00406F31">
        <w:rPr>
          <w:rFonts w:ascii="Consolas" w:hAnsi="Consolas"/>
          <w:sz w:val="22"/>
          <w:szCs w:val="22"/>
          <w:rPrChange w:id="321" w:author="Dr. Kocsis Gergely" w:date="2021-11-07T22:40:00Z">
            <w:rPr/>
          </w:rPrChange>
        </w:rPr>
        <w:t>Menu</w:t>
      </w:r>
      <w:r w:rsidR="00D57497">
        <w:t xml:space="preserve"> gombra kattintva különböző menüpontok láthatóak. Legfelül helyezkedik el a felhasználó neve és e-mail címe, legalján a „</w:t>
      </w:r>
      <w:r w:rsidR="00D57497" w:rsidRPr="002142CD">
        <w:rPr>
          <w:rFonts w:ascii="Consolas" w:hAnsi="Consolas"/>
          <w:sz w:val="22"/>
          <w:szCs w:val="22"/>
          <w:rPrChange w:id="322" w:author="Dr. Kocsis Gergely" w:date="2021-11-07T22:40:00Z">
            <w:rPr/>
          </w:rPrChange>
        </w:rPr>
        <w:t>Logout</w:t>
      </w:r>
      <w:r w:rsidR="00D57497">
        <w:t>” menüpont, ezek között pedig a „</w:t>
      </w:r>
      <w:r w:rsidR="00D57497" w:rsidRPr="002142CD">
        <w:rPr>
          <w:rFonts w:ascii="Consolas" w:hAnsi="Consolas"/>
          <w:sz w:val="22"/>
          <w:szCs w:val="22"/>
          <w:rPrChange w:id="323" w:author="Dr. Kocsis Gergely" w:date="2021-11-07T22:40:00Z">
            <w:rPr/>
          </w:rPrChange>
        </w:rPr>
        <w:t>Manage</w:t>
      </w:r>
      <w:r w:rsidR="00D57497">
        <w:t>”, „</w:t>
      </w:r>
      <w:r w:rsidR="00D57497" w:rsidRPr="002142CD">
        <w:rPr>
          <w:rFonts w:ascii="Consolas" w:hAnsi="Consolas"/>
          <w:sz w:val="22"/>
          <w:szCs w:val="22"/>
          <w:rPrChange w:id="324" w:author="Dr. Kocsis Gergely" w:date="2021-11-07T22:41:00Z">
            <w:rPr/>
          </w:rPrChange>
        </w:rPr>
        <w:t>Images</w:t>
      </w:r>
      <w:r w:rsidR="00D57497">
        <w:t>” és „</w:t>
      </w:r>
      <w:r w:rsidR="00D57497" w:rsidRPr="002142CD">
        <w:rPr>
          <w:rFonts w:ascii="Consolas" w:hAnsi="Consolas"/>
          <w:sz w:val="22"/>
          <w:szCs w:val="22"/>
          <w:rPrChange w:id="325" w:author="Dr. Kocsis Gergely" w:date="2021-11-07T22:41:00Z">
            <w:rPr/>
          </w:rPrChange>
        </w:rPr>
        <w:t>Video</w:t>
      </w:r>
      <w:r w:rsidR="00D57497">
        <w:t>” menüpontok (2</w:t>
      </w:r>
      <w:r w:rsidR="004177FC">
        <w:t>9</w:t>
      </w:r>
      <w:r w:rsidR="00D57497">
        <w:t>. ábra).</w:t>
      </w:r>
    </w:p>
    <w:p w14:paraId="2B4DEAB6" w14:textId="5FD34FA7" w:rsidR="00D57497" w:rsidRDefault="00D57497" w:rsidP="006437E8">
      <w:pPr>
        <w:pStyle w:val="Szvegtrzs"/>
        <w:ind w:firstLine="0"/>
        <w:jc w:val="center"/>
      </w:pPr>
      <w:r>
        <w:t>2</w:t>
      </w:r>
      <w:r w:rsidR="004177FC">
        <w:t>9</w:t>
      </w:r>
      <w:r>
        <w:t>. ábra: Home View Left Menu</w:t>
      </w:r>
    </w:p>
    <w:p w14:paraId="46E5CDD2"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1313CA6C" w14:textId="4849A919" w:rsidR="00025256" w:rsidRDefault="00D57497" w:rsidP="006437E8">
      <w:pPr>
        <w:pStyle w:val="Szvegtrzs"/>
        <w:ind w:firstLine="426"/>
        <w:rPr>
          <w:ins w:id="326" w:author="Balázs Dán" w:date="2021-11-11T20:07:00Z"/>
        </w:rPr>
      </w:pPr>
      <w:r>
        <w:lastRenderedPageBreak/>
        <w:t xml:space="preserve">Magán a Home oldalon az </w:t>
      </w:r>
      <w:r w:rsidR="007959A2">
        <w:t xml:space="preserve">olyan </w:t>
      </w:r>
      <w:r>
        <w:t>Arduino ID-k jelennek meg</w:t>
      </w:r>
      <w:r w:rsidR="007959A2">
        <w:t>, amelyeknek az ajtónyitási státusza az engedélyezve van a felhasználó „</w:t>
      </w:r>
      <w:r w:rsidR="007959A2" w:rsidRPr="002142CD">
        <w:rPr>
          <w:rFonts w:ascii="Consolas" w:hAnsi="Consolas"/>
          <w:sz w:val="22"/>
          <w:szCs w:val="22"/>
          <w:rPrChange w:id="327" w:author="Dr. Kocsis Gergely" w:date="2021-11-07T22:41:00Z">
            <w:rPr/>
          </w:rPrChange>
        </w:rPr>
        <w:t>rfid_id</w:t>
      </w:r>
      <w:r w:rsidR="007959A2">
        <w:t xml:space="preserve">”-ja </w:t>
      </w:r>
      <w:r w:rsidR="00D678A3">
        <w:t>esetén</w:t>
      </w:r>
      <w:r>
        <w:t>.</w:t>
      </w:r>
      <w:r w:rsidR="006437E8">
        <w:t xml:space="preserve"> </w:t>
      </w:r>
      <w:r w:rsidR="00E579B6">
        <w:t>Az alábbi kódrészlet a Home oldalon az összes engedélyezett Arduino kilistázásának a megjelenítéséért felel (30. ábra).</w:t>
      </w:r>
    </w:p>
    <w:p w14:paraId="4CE90FAE" w14:textId="374233A9" w:rsidR="00661CC9" w:rsidRDefault="00661CC9">
      <w:pPr>
        <w:pStyle w:val="Szvegtrzs"/>
        <w:ind w:firstLine="0"/>
        <w:rPr>
          <w:ins w:id="328" w:author="Balázs Dán" w:date="2021-11-11T18:47:00Z"/>
        </w:rPr>
        <w:pPrChange w:id="329" w:author="Balázs Dán" w:date="2021-11-11T20:07:00Z">
          <w:pPr>
            <w:pStyle w:val="Szvegtrzs"/>
            <w:ind w:firstLine="426"/>
          </w:pPr>
        </w:pPrChange>
      </w:pPr>
      <w:ins w:id="330" w:author="Balázs Dán" w:date="2021-11-11T20:07:00Z">
        <w:r>
          <w:rPr>
            <w:noProof/>
          </w:rPr>
          <w:drawing>
            <wp:inline distT="0" distB="0" distL="0" distR="0" wp14:anchorId="01C4A866" wp14:editId="2B0E214E">
              <wp:extent cx="4333875" cy="7190658"/>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52">
                        <a:extLst>
                          <a:ext uri="{28A0092B-C50C-407E-A947-70E740481C1C}">
                            <a14:useLocalDpi xmlns:a14="http://schemas.microsoft.com/office/drawing/2010/main" val="0"/>
                          </a:ext>
                        </a:extLst>
                      </a:blip>
                      <a:stretch>
                        <a:fillRect/>
                      </a:stretch>
                    </pic:blipFill>
                    <pic:spPr>
                      <a:xfrm>
                        <a:off x="0" y="0"/>
                        <a:ext cx="4333875" cy="7190658"/>
                      </a:xfrm>
                      <a:prstGeom prst="rect">
                        <a:avLst/>
                      </a:prstGeom>
                    </pic:spPr>
                  </pic:pic>
                </a:graphicData>
              </a:graphic>
            </wp:inline>
          </w:drawing>
        </w:r>
      </w:ins>
    </w:p>
    <w:p w14:paraId="682A3C04" w14:textId="1F165627" w:rsidR="0056127B" w:rsidRPr="0056127B" w:rsidDel="00661CC9" w:rsidRDefault="0056127B">
      <w:pPr>
        <w:pStyle w:val="Szvegtrzs"/>
        <w:ind w:firstLine="0"/>
        <w:rPr>
          <w:del w:id="331" w:author="Balázs Dán" w:date="2021-11-11T20:07:00Z"/>
        </w:rPr>
        <w:pPrChange w:id="332" w:author="Balázs Dán" w:date="2021-11-11T18:53:00Z">
          <w:pPr>
            <w:pStyle w:val="Szvegtrzs"/>
            <w:ind w:firstLine="426"/>
          </w:pPr>
        </w:pPrChange>
      </w:pPr>
    </w:p>
    <w:p w14:paraId="4C4BCE76" w14:textId="7DAFE3C8" w:rsidR="00E579B6" w:rsidRPr="00E579B6" w:rsidDel="0056127B" w:rsidRDefault="00025256" w:rsidP="00E579B6">
      <w:pPr>
        <w:pStyle w:val="Szvegtrzs"/>
        <w:ind w:firstLine="0"/>
        <w:rPr>
          <w:del w:id="333" w:author="Balázs Dán" w:date="2021-11-11T18:53:00Z"/>
        </w:rPr>
      </w:pPr>
      <w:del w:id="334" w:author="Balázs Dán" w:date="2021-11-11T18:47:00Z">
        <w:r w:rsidDel="0056127B">
          <w:rPr>
            <w:noProof/>
          </w:rPr>
          <w:drawing>
            <wp:anchor distT="0" distB="0" distL="114300" distR="114300" simplePos="0" relativeHeight="251697152" behindDoc="0" locked="0" layoutInCell="1" allowOverlap="1" wp14:anchorId="51F0BD17" wp14:editId="1197B9F6">
              <wp:simplePos x="0" y="0"/>
              <wp:positionH relativeFrom="column">
                <wp:align>left</wp:align>
              </wp:positionH>
              <wp:positionV relativeFrom="paragraph">
                <wp:align>top</wp:align>
              </wp:positionV>
              <wp:extent cx="4898390" cy="7179970"/>
              <wp:effectExtent l="0" t="0" r="0" b="1905"/>
              <wp:wrapSquare wrapText="bothSides"/>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53">
                        <a:extLst>
                          <a:ext uri="{28A0092B-C50C-407E-A947-70E740481C1C}">
                            <a14:useLocalDpi xmlns:a14="http://schemas.microsoft.com/office/drawing/2010/main" val="0"/>
                          </a:ext>
                        </a:extLst>
                      </a:blip>
                      <a:stretch>
                        <a:fillRect/>
                      </a:stretch>
                    </pic:blipFill>
                    <pic:spPr>
                      <a:xfrm>
                        <a:off x="0" y="0"/>
                        <a:ext cx="4898390" cy="7179970"/>
                      </a:xfrm>
                      <a:prstGeom prst="rect">
                        <a:avLst/>
                      </a:prstGeom>
                    </pic:spPr>
                  </pic:pic>
                </a:graphicData>
              </a:graphic>
            </wp:anchor>
          </w:drawing>
        </w:r>
      </w:del>
    </w:p>
    <w:p w14:paraId="005E7C94" w14:textId="7915C8CD" w:rsidR="00D57497" w:rsidRDefault="00960AA0" w:rsidP="0056127B">
      <w:pPr>
        <w:pStyle w:val="Szvegtrzs"/>
        <w:ind w:firstLine="0"/>
        <w:jc w:val="center"/>
      </w:pPr>
      <w:r>
        <w:t>30</w:t>
      </w:r>
      <w:r w:rsidR="00D57497">
        <w:t>. ábra: Home View kódrészlet</w:t>
      </w:r>
    </w:p>
    <w:p w14:paraId="5700943F" w14:textId="77777777" w:rsidR="00EE3C34" w:rsidRDefault="00EE3C34" w:rsidP="00EE3C34">
      <w:pPr>
        <w:pStyle w:val="Szvegtrzs"/>
        <w:ind w:firstLine="0"/>
        <w:sectPr w:rsidR="00EE3C34" w:rsidSect="00222C10">
          <w:pgSz w:w="11906" w:h="16838"/>
          <w:pgMar w:top="1701" w:right="1134" w:bottom="1701" w:left="1701" w:header="709" w:footer="709" w:gutter="567"/>
          <w:cols w:space="708"/>
          <w:docGrid w:linePitch="360"/>
        </w:sectPr>
      </w:pPr>
    </w:p>
    <w:p w14:paraId="3CA5B04C" w14:textId="32DEAC50" w:rsidR="00025256" w:rsidRDefault="00025256" w:rsidP="00025256">
      <w:pPr>
        <w:pStyle w:val="Szvegtrzs"/>
        <w:ind w:firstLine="426"/>
      </w:pPr>
      <w:r>
        <w:lastRenderedPageBreak/>
        <w:t>Ha még nincs RFID ID és/vagy Arduino ID, amivel rendelkezne a felhasználó, akkor azt a Manage oldalon megteheti. A „</w:t>
      </w:r>
      <w:r w:rsidRPr="00EF50C8">
        <w:rPr>
          <w:rFonts w:ascii="Consolas" w:hAnsi="Consolas"/>
          <w:sz w:val="22"/>
          <w:szCs w:val="22"/>
          <w:rPrChange w:id="335" w:author="Dr. Kocsis Gergely" w:date="2021-11-07T22:41:00Z">
            <w:rPr/>
          </w:rPrChange>
        </w:rPr>
        <w:t>Manage Ardui</w:t>
      </w:r>
      <w:r w:rsidR="00CB6136" w:rsidRPr="00D14820">
        <w:rPr>
          <w:rFonts w:ascii="Consolas" w:hAnsi="Consolas"/>
          <w:sz w:val="22"/>
          <w:szCs w:val="22"/>
        </w:rPr>
        <w:t>n</w:t>
      </w:r>
      <w:r w:rsidRPr="00EF50C8">
        <w:rPr>
          <w:rFonts w:ascii="Consolas" w:hAnsi="Consolas"/>
          <w:sz w:val="22"/>
          <w:szCs w:val="22"/>
          <w:rPrChange w:id="336" w:author="Dr. Kocsis Gergely" w:date="2021-11-07T22:41:00Z">
            <w:rPr/>
          </w:rPrChange>
        </w:rPr>
        <w:t>o IDs here</w:t>
      </w:r>
      <w:r>
        <w:t xml:space="preserve">” </w:t>
      </w:r>
      <w:r w:rsidRPr="00EF50C8">
        <w:rPr>
          <w:rFonts w:ascii="Consolas" w:hAnsi="Consolas"/>
          <w:sz w:val="22"/>
          <w:szCs w:val="22"/>
          <w:rPrChange w:id="337" w:author="Dr. Kocsis Gergely" w:date="2021-11-07T22:41:00Z">
            <w:rPr/>
          </w:rPrChange>
        </w:rPr>
        <w:t>Touchable Text</w:t>
      </w:r>
      <w:r>
        <w:t xml:space="preserve"> megnyomásával, vagy az AppBar Menu „</w:t>
      </w:r>
      <w:r w:rsidRPr="002142CD">
        <w:rPr>
          <w:rFonts w:ascii="Consolas" w:hAnsi="Consolas"/>
          <w:sz w:val="22"/>
          <w:szCs w:val="22"/>
          <w:rPrChange w:id="338" w:author="Dr. Kocsis Gergely" w:date="2021-11-07T22:41:00Z">
            <w:rPr/>
          </w:rPrChange>
        </w:rPr>
        <w:t>Manage</w:t>
      </w:r>
      <w:r>
        <w:t>” menüpontjának megnyomásával léphet át a Manage oldalra.</w:t>
      </w:r>
    </w:p>
    <w:p w14:paraId="3B692223" w14:textId="72F2A978" w:rsidR="00025256" w:rsidRDefault="00025256" w:rsidP="00025256">
      <w:pPr>
        <w:pStyle w:val="Szvegtrzs"/>
        <w:ind w:firstLine="426"/>
      </w:pPr>
      <w:r>
        <w:t xml:space="preserve">A Home oldalon megjelenő Arduino ID-k a különböző ajtók nyitásáért felelnek. Ha az </w:t>
      </w:r>
      <w:r w:rsidRPr="008A61D9">
        <w:rPr>
          <w:rFonts w:ascii="Consolas" w:hAnsi="Consolas"/>
          <w:sz w:val="22"/>
          <w:szCs w:val="22"/>
          <w:rPrChange w:id="339" w:author="Balázs Dán" w:date="2021-11-10T22:49:00Z">
            <w:rPr/>
          </w:rPrChange>
        </w:rPr>
        <w:t>Open</w:t>
      </w:r>
      <w:r>
        <w:t xml:space="preserve"> gombra kattint a felhasználó, akkor a 18. ábrán látható POST Req</w:t>
      </w:r>
      <w:r w:rsidR="00416F79">
        <w:t>u</w:t>
      </w:r>
      <w:r>
        <w:t>est segítségével módosítja az „</w:t>
      </w:r>
      <w:r w:rsidRPr="00EF50C8">
        <w:rPr>
          <w:rFonts w:ascii="Consolas" w:hAnsi="Consolas"/>
          <w:sz w:val="22"/>
          <w:szCs w:val="22"/>
          <w:rPrChange w:id="340" w:author="Dr. Kocsis Gergely" w:date="2021-11-07T22:41:00Z">
            <w:rPr/>
          </w:rPrChange>
        </w:rPr>
        <w:t>rfid_manager</w:t>
      </w:r>
      <w:r>
        <w:t>” adattáblában az „</w:t>
      </w:r>
      <w:r w:rsidRPr="00EF50C8">
        <w:rPr>
          <w:rFonts w:ascii="Consolas" w:hAnsi="Consolas"/>
          <w:sz w:val="22"/>
          <w:szCs w:val="22"/>
          <w:rPrChange w:id="341" w:author="Dr. Kocsis Gergely" w:date="2021-11-07T22:41:00Z">
            <w:rPr/>
          </w:rPrChange>
        </w:rPr>
        <w:t>isRequested</w:t>
      </w:r>
      <w:r>
        <w:t>” értékét 1-re ezen rekord esetén. Maga az Arduino 5 másodpercenként egy GET Request-tel adatokat kér le az adatbázisból, és ha az Arduino eszköz ID-je, amit szeretnénk kinyitni, és azon rekord „</w:t>
      </w:r>
      <w:r w:rsidRPr="00EF50C8">
        <w:rPr>
          <w:rFonts w:ascii="Consolas" w:hAnsi="Consolas"/>
          <w:sz w:val="22"/>
          <w:szCs w:val="22"/>
          <w:rPrChange w:id="342" w:author="Dr. Kocsis Gergely" w:date="2021-11-07T22:42:00Z">
            <w:rPr/>
          </w:rPrChange>
        </w:rPr>
        <w:t>arduino_id</w:t>
      </w:r>
      <w:r>
        <w:t>”-je, ahol a saját „</w:t>
      </w:r>
      <w:r w:rsidRPr="00EF50C8">
        <w:rPr>
          <w:rFonts w:ascii="Consolas" w:hAnsi="Consolas"/>
          <w:sz w:val="22"/>
          <w:szCs w:val="22"/>
          <w:rPrChange w:id="343" w:author="Dr. Kocsis Gergely" w:date="2021-11-07T22:42:00Z">
            <w:rPr/>
          </w:rPrChange>
        </w:rPr>
        <w:t>rfid_id</w:t>
      </w:r>
      <w:r>
        <w:t>”-nk szerepel az megegyezik, akkor kinyílik az ajtó. Ajtó kinyitását követően az „</w:t>
      </w:r>
      <w:r w:rsidRPr="00EF50C8">
        <w:rPr>
          <w:rFonts w:ascii="Consolas" w:hAnsi="Consolas"/>
          <w:sz w:val="22"/>
          <w:szCs w:val="22"/>
          <w:rPrChange w:id="344" w:author="Dr. Kocsis Gergely" w:date="2021-11-07T22:42:00Z">
            <w:rPr/>
          </w:rPrChange>
        </w:rPr>
        <w:t>isRequested</w:t>
      </w:r>
      <w:r>
        <w:t>” érték 0-ra frissül.</w:t>
      </w:r>
    </w:p>
    <w:p w14:paraId="3F5BB7C4" w14:textId="77777777" w:rsidR="00025256" w:rsidRDefault="00025256" w:rsidP="00E579B6">
      <w:pPr>
        <w:pStyle w:val="Szvegtrzs"/>
        <w:ind w:firstLine="426"/>
      </w:pPr>
    </w:p>
    <w:p w14:paraId="326AA624" w14:textId="1DBF59AE" w:rsidR="00D57497" w:rsidRDefault="00D57497" w:rsidP="00206544">
      <w:pPr>
        <w:pStyle w:val="Szvegtrzs"/>
        <w:ind w:firstLine="426"/>
      </w:pPr>
      <w:r>
        <w:t xml:space="preserve">A </w:t>
      </w:r>
      <w:r w:rsidRPr="00EF50C8">
        <w:rPr>
          <w:rFonts w:ascii="Consolas" w:hAnsi="Consolas"/>
          <w:sz w:val="22"/>
          <w:szCs w:val="22"/>
          <w:rPrChange w:id="345" w:author="Dr. Kocsis Gergely" w:date="2021-11-07T22:42:00Z">
            <w:rPr/>
          </w:rPrChange>
        </w:rPr>
        <w:t>Logout</w:t>
      </w:r>
      <w:r>
        <w:t xml:space="preserve">-ra kattintva egy </w:t>
      </w:r>
      <w:r w:rsidR="003F20AF" w:rsidRPr="00EF50C8">
        <w:rPr>
          <w:rFonts w:ascii="Consolas" w:hAnsi="Consolas"/>
          <w:sz w:val="22"/>
          <w:szCs w:val="22"/>
          <w:rPrChange w:id="346" w:author="Dr. Kocsis Gergely" w:date="2021-11-07T22:42:00Z">
            <w:rPr/>
          </w:rPrChange>
        </w:rPr>
        <w:t xml:space="preserve">Delete </w:t>
      </w:r>
      <w:r w:rsidRPr="00EF50C8">
        <w:rPr>
          <w:rFonts w:ascii="Consolas" w:hAnsi="Consolas"/>
          <w:sz w:val="22"/>
          <w:szCs w:val="22"/>
          <w:rPrChange w:id="347" w:author="Dr. Kocsis Gergely" w:date="2021-11-07T22:42:00Z">
            <w:rPr/>
          </w:rPrChange>
        </w:rPr>
        <w:t>Request</w:t>
      </w:r>
      <w:r>
        <w:t xml:space="preserve">-et küld a backend számára, hogy a felhasználó ki szeretne jelentkezni. A kijelentkezés a felhasználó </w:t>
      </w:r>
      <w:r w:rsidRPr="00A02AA9">
        <w:rPr>
          <w:rFonts w:ascii="Consolas" w:hAnsi="Consolas"/>
          <w:sz w:val="22"/>
          <w:szCs w:val="22"/>
          <w:rPrChange w:id="348" w:author="Dr. Kocsis Gergely" w:date="2021-11-07T22:42:00Z">
            <w:rPr/>
          </w:rPrChange>
        </w:rPr>
        <w:t>token</w:t>
      </w:r>
      <w:r>
        <w:t xml:space="preserve">-je alapján működik. Ekkor megjelenik majd egy </w:t>
      </w:r>
      <w:r w:rsidRPr="00A02AA9">
        <w:rPr>
          <w:rFonts w:ascii="Consolas" w:hAnsi="Consolas"/>
          <w:sz w:val="22"/>
          <w:szCs w:val="22"/>
          <w:rPrChange w:id="349" w:author="Dr. Kocsis Gergely" w:date="2021-11-07T22:42:00Z">
            <w:rPr/>
          </w:rPrChange>
        </w:rPr>
        <w:t>Modal</w:t>
      </w:r>
      <w:r>
        <w:t xml:space="preserve">, hogy a felhasználó ténylegesen ki szeretne-e jelentkezni. </w:t>
      </w:r>
      <w:r w:rsidRPr="00A02AA9">
        <w:rPr>
          <w:rFonts w:ascii="Consolas" w:hAnsi="Consolas"/>
          <w:sz w:val="22"/>
          <w:szCs w:val="22"/>
          <w:rPrChange w:id="350" w:author="Dr. Kocsis Gergely" w:date="2021-11-07T22:42:00Z">
            <w:rPr/>
          </w:rPrChange>
        </w:rPr>
        <w:t>Igen</w:t>
      </w:r>
      <w:r>
        <w:t xml:space="preserve">re kattintva a </w:t>
      </w:r>
      <w:r w:rsidRPr="00A02AA9">
        <w:rPr>
          <w:rFonts w:ascii="Consolas" w:hAnsi="Consolas"/>
          <w:sz w:val="22"/>
          <w:szCs w:val="22"/>
          <w:rPrChange w:id="351" w:author="Dr. Kocsis Gergely" w:date="2021-11-07T22:42:00Z">
            <w:rPr/>
          </w:rPrChange>
        </w:rPr>
        <w:t>Login View</w:t>
      </w:r>
      <w:r>
        <w:t xml:space="preserve">-ra navigálja és a </w:t>
      </w:r>
      <w:r w:rsidRPr="00A02AA9">
        <w:rPr>
          <w:rFonts w:ascii="Consolas" w:hAnsi="Consolas"/>
          <w:sz w:val="22"/>
          <w:szCs w:val="22"/>
          <w:rPrChange w:id="352" w:author="Dr. Kocsis Gergely" w:date="2021-11-07T22:42:00Z">
            <w:rPr/>
          </w:rPrChange>
        </w:rPr>
        <w:t>User token</w:t>
      </w:r>
      <w:r>
        <w:t>-jét frissíti üres sztringre az adatbázisban.</w:t>
      </w:r>
    </w:p>
    <w:p w14:paraId="2312EC92" w14:textId="01F54E61" w:rsidR="00206544" w:rsidRDefault="00D57497" w:rsidP="00206544">
      <w:pPr>
        <w:pStyle w:val="Szvegtrzs"/>
        <w:ind w:firstLine="426"/>
      </w:pPr>
      <w:r>
        <w:t xml:space="preserve">A </w:t>
      </w:r>
      <w:r w:rsidRPr="00A02AA9">
        <w:rPr>
          <w:rFonts w:ascii="Consolas" w:hAnsi="Consolas"/>
          <w:sz w:val="22"/>
          <w:szCs w:val="22"/>
          <w:rPrChange w:id="353" w:author="Dr. Kocsis Gergely" w:date="2021-11-07T22:42:00Z">
            <w:rPr/>
          </w:rPrChange>
        </w:rPr>
        <w:t>Manage</w:t>
      </w:r>
      <w:r>
        <w:t xml:space="preserve"> főoldal szinte ugyanúgy néz ki, mint a </w:t>
      </w:r>
      <w:r w:rsidRPr="00A02AA9">
        <w:rPr>
          <w:rFonts w:ascii="Consolas" w:hAnsi="Consolas"/>
          <w:sz w:val="22"/>
          <w:szCs w:val="22"/>
          <w:rPrChange w:id="354" w:author="Dr. Kocsis Gergely" w:date="2021-11-07T22:43:00Z">
            <w:rPr/>
          </w:rPrChange>
        </w:rPr>
        <w:t>Home View</w:t>
      </w:r>
      <w:r>
        <w:t>, annyi különbséggel, hogy ezen az oldalon az összes Arduino ID szerepel, még azok is, amelyeknek az „</w:t>
      </w:r>
      <w:r w:rsidRPr="00A02AA9">
        <w:rPr>
          <w:rFonts w:ascii="Consolas" w:hAnsi="Consolas"/>
          <w:sz w:val="22"/>
          <w:szCs w:val="22"/>
          <w:rPrChange w:id="355" w:author="Dr. Kocsis Gergely" w:date="2021-11-07T22:43:00Z">
            <w:rPr/>
          </w:rPrChange>
        </w:rPr>
        <w:t>access_state</w:t>
      </w:r>
      <w:r>
        <w:t>”-je nincs engedélyezve. Itt az RFID</w:t>
      </w:r>
      <w:r w:rsidR="00D538C6">
        <w:t xml:space="preserve"> ID</w:t>
      </w:r>
      <w:r>
        <w:t>-kat és Arduino ID-kat tudjuk kezelni. Új felhasználó esetén, mivel még nem rendelkezik RFID ID-vel, hozzáadhat magának egyet. A két Text Field-et kitöltve egy Post Request-et küld az „</w:t>
      </w:r>
      <w:r w:rsidRPr="00A02AA9">
        <w:rPr>
          <w:rFonts w:ascii="Consolas" w:hAnsi="Consolas"/>
          <w:sz w:val="22"/>
          <w:szCs w:val="22"/>
          <w:rPrChange w:id="356" w:author="Dr. Kocsis Gergely" w:date="2021-11-07T22:43:00Z">
            <w:rPr/>
          </w:rPrChange>
        </w:rPr>
        <w:t>rfid_manage.php</w:t>
      </w:r>
      <w:r>
        <w:t>” backend fájlra, és ha Unique az RFID ID, akkor beilleszti az adatokat az „</w:t>
      </w:r>
      <w:r w:rsidRPr="00A02AA9">
        <w:rPr>
          <w:rFonts w:ascii="Consolas" w:hAnsi="Consolas"/>
          <w:sz w:val="22"/>
          <w:szCs w:val="22"/>
          <w:rPrChange w:id="357" w:author="Dr. Kocsis Gergely" w:date="2021-11-07T22:43:00Z">
            <w:rPr/>
          </w:rPrChange>
        </w:rPr>
        <w:t>rfid_manager</w:t>
      </w:r>
      <w:r>
        <w:t>” adattáblába és a „</w:t>
      </w:r>
      <w:r w:rsidRPr="00A02AA9">
        <w:rPr>
          <w:rFonts w:ascii="Consolas" w:hAnsi="Consolas"/>
          <w:sz w:val="22"/>
          <w:szCs w:val="22"/>
          <w:rPrChange w:id="358" w:author="Dr. Kocsis Gergely" w:date="2021-11-07T22:43:00Z">
            <w:rPr/>
          </w:rPrChange>
        </w:rPr>
        <w:t>user</w:t>
      </w:r>
      <w:r>
        <w:t xml:space="preserve">” táblában frissíti a felhasználó RFID ID-ját. </w:t>
      </w:r>
      <w:r w:rsidR="00206544">
        <w:t>Ügyelni kell arra, ha nincs aktív Arduino ID, akkor az „</w:t>
      </w:r>
      <w:r w:rsidR="00206544" w:rsidRPr="00A02AA9">
        <w:rPr>
          <w:rFonts w:ascii="Consolas" w:hAnsi="Consolas"/>
          <w:sz w:val="22"/>
          <w:szCs w:val="22"/>
          <w:rPrChange w:id="359" w:author="Dr. Kocsis Gergely" w:date="2021-11-07T22:43:00Z">
            <w:rPr/>
          </w:rPrChange>
        </w:rPr>
        <w:t>Images</w:t>
      </w:r>
      <w:r w:rsidR="00206544">
        <w:t>” és „</w:t>
      </w:r>
      <w:r w:rsidR="00206544" w:rsidRPr="00A02AA9">
        <w:rPr>
          <w:rFonts w:ascii="Consolas" w:hAnsi="Consolas"/>
          <w:sz w:val="22"/>
          <w:szCs w:val="22"/>
          <w:rPrChange w:id="360" w:author="Dr. Kocsis Gergely" w:date="2021-11-07T22:43:00Z">
            <w:rPr/>
          </w:rPrChange>
        </w:rPr>
        <w:t>Video</w:t>
      </w:r>
      <w:r w:rsidR="00206544">
        <w:t>” menüpontokban nem lesznek adatok, amik megjelennének. Mindkettő csak akkor jelenítődik meg, ha van olyan Arduino ID, amely alapján lehet azonosítani a megjeleníteni kívánt adatokat.</w:t>
      </w:r>
      <w:r w:rsidR="00206544" w:rsidRPr="00026A50">
        <w:t xml:space="preserve"> </w:t>
      </w:r>
    </w:p>
    <w:p w14:paraId="1A2B80D2" w14:textId="1A575D84" w:rsidR="00D01863" w:rsidDel="00740EF8" w:rsidRDefault="00D01863" w:rsidP="00D01863">
      <w:pPr>
        <w:pStyle w:val="Szvegtrzs"/>
        <w:ind w:firstLine="0"/>
        <w:rPr>
          <w:del w:id="361" w:author="Balázs Dán" w:date="2021-11-11T22:43:00Z"/>
        </w:rPr>
        <w:sectPr w:rsidR="00D01863" w:rsidDel="00740EF8" w:rsidSect="00222C10">
          <w:pgSz w:w="11906" w:h="16838"/>
          <w:pgMar w:top="1701" w:right="1134" w:bottom="1701" w:left="1701" w:header="709" w:footer="709" w:gutter="567"/>
          <w:cols w:space="708"/>
          <w:docGrid w:linePitch="360"/>
        </w:sectPr>
      </w:pPr>
    </w:p>
    <w:p w14:paraId="6F7539EB" w14:textId="2DA9F51C" w:rsidR="00BD5477" w:rsidDel="00740EF8" w:rsidRDefault="001D43E8" w:rsidP="00740EF8">
      <w:pPr>
        <w:pStyle w:val="Szvegtrzs"/>
        <w:ind w:firstLine="426"/>
        <w:rPr>
          <w:del w:id="362" w:author="Balázs Dán" w:date="2021-11-11T20:18:00Z"/>
        </w:rPr>
      </w:pPr>
      <w:ins w:id="363" w:author="Balázs Dán" w:date="2021-11-11T20:18:00Z">
        <w:r>
          <w:t>Ha a későbbiekben a felhasználó szeretne módosítani az RFID ID-ján, akkor küldhet szándékáról egy értesítést a rendszerkezelőnek</w:t>
        </w:r>
      </w:ins>
      <w:ins w:id="364" w:author="Balázs Dán" w:date="2021-11-11T22:42:00Z">
        <w:r w:rsidR="00740EF8">
          <w:t xml:space="preserve"> </w:t>
        </w:r>
      </w:ins>
      <w:ins w:id="365" w:author="Balázs Dán" w:date="2021-11-11T22:57:00Z">
        <w:r w:rsidR="006700B7">
          <w:t xml:space="preserve">a </w:t>
        </w:r>
        <w:r w:rsidR="006700B7" w:rsidRPr="00BD39AF">
          <w:rPr>
            <w:rFonts w:ascii="Consolas" w:hAnsi="Consolas"/>
            <w:sz w:val="22"/>
            <w:szCs w:val="22"/>
          </w:rPr>
          <w:t>Send request to change RFID</w:t>
        </w:r>
        <w:r w:rsidR="006700B7">
          <w:t xml:space="preserve"> Text megnyomásával </w:t>
        </w:r>
      </w:ins>
      <w:ins w:id="366" w:author="Balázs Dán" w:date="2021-11-11T22:42:00Z">
        <w:r w:rsidR="00740EF8">
          <w:t>(31. ábra)</w:t>
        </w:r>
      </w:ins>
      <w:ins w:id="367" w:author="Balázs Dán" w:date="2021-11-11T20:18:00Z">
        <w:r>
          <w:t>.</w:t>
        </w:r>
      </w:ins>
      <w:del w:id="368" w:author="Balázs Dán" w:date="2021-11-11T22:42:00Z">
        <w:r w:rsidR="00BD5477" w:rsidDel="00740EF8">
          <w:delText>Abban az esetben, ha a felhasználónak a „</w:delText>
        </w:r>
        <w:r w:rsidR="00BD5477" w:rsidRPr="00057EF2" w:rsidDel="00740EF8">
          <w:rPr>
            <w:rFonts w:ascii="Consolas" w:hAnsi="Consolas"/>
            <w:sz w:val="22"/>
            <w:szCs w:val="22"/>
            <w:rPrChange w:id="369" w:author="Dr. Kocsis Gergely" w:date="2021-11-07T22:43:00Z">
              <w:rPr/>
            </w:rPrChange>
          </w:rPr>
          <w:delText>user</w:delText>
        </w:r>
        <w:r w:rsidR="00BD5477" w:rsidDel="00740EF8">
          <w:delText>” adattáblában szereplő „</w:delText>
        </w:r>
        <w:r w:rsidR="002E1C2D" w:rsidRPr="00057EF2" w:rsidDel="00740EF8">
          <w:rPr>
            <w:rFonts w:ascii="Consolas" w:hAnsi="Consolas"/>
            <w:sz w:val="22"/>
            <w:szCs w:val="22"/>
            <w:rPrChange w:id="370" w:author="Dr. Kocsis Gergely" w:date="2021-11-07T22:43:00Z">
              <w:rPr/>
            </w:rPrChange>
          </w:rPr>
          <w:delText>ad</w:delText>
        </w:r>
        <w:r w:rsidR="00BD5477" w:rsidRPr="00057EF2" w:rsidDel="00740EF8">
          <w:rPr>
            <w:rFonts w:ascii="Consolas" w:hAnsi="Consolas"/>
            <w:sz w:val="22"/>
            <w:szCs w:val="22"/>
            <w:rPrChange w:id="371" w:author="Dr. Kocsis Gergely" w:date="2021-11-07T22:43:00Z">
              <w:rPr/>
            </w:rPrChange>
          </w:rPr>
          <w:delText>min</w:delText>
        </w:r>
        <w:r w:rsidR="002E1C2D" w:rsidRPr="00057EF2" w:rsidDel="00740EF8">
          <w:rPr>
            <w:rFonts w:ascii="Consolas" w:hAnsi="Consolas"/>
            <w:sz w:val="22"/>
            <w:szCs w:val="22"/>
            <w:rPrChange w:id="372" w:author="Dr. Kocsis Gergely" w:date="2021-11-07T22:43:00Z">
              <w:rPr/>
            </w:rPrChange>
          </w:rPr>
          <w:delText>_user</w:delText>
        </w:r>
        <w:r w:rsidR="00BD5477" w:rsidDel="00740EF8">
          <w:delText>”</w:delText>
        </w:r>
        <w:r w:rsidR="002E1C2D" w:rsidDel="00740EF8">
          <w:delText xml:space="preserve"> értéke 1, akkor lehetősége van kameraeszközök IP címének a hozzáadásához egyes Arduinok esetén</w:delText>
        </w:r>
      </w:del>
      <w:del w:id="373" w:author="Balázs Dán" w:date="2021-11-11T20:18:00Z">
        <w:r w:rsidR="002E1C2D" w:rsidDel="001D43E8">
          <w:delText>.</w:delText>
        </w:r>
      </w:del>
    </w:p>
    <w:p w14:paraId="4A85B43E" w14:textId="037B5871" w:rsidR="00740EF8" w:rsidRDefault="00740EF8" w:rsidP="00740EF8">
      <w:pPr>
        <w:pStyle w:val="Szvegtrzs"/>
        <w:ind w:firstLine="426"/>
        <w:rPr>
          <w:ins w:id="374" w:author="Balázs Dán" w:date="2021-11-11T22:43:00Z"/>
        </w:rPr>
      </w:pPr>
    </w:p>
    <w:p w14:paraId="2DFC9E6D" w14:textId="77777777" w:rsidR="00740EF8" w:rsidRDefault="00740EF8" w:rsidP="006700B7">
      <w:pPr>
        <w:pStyle w:val="Szvegtrzs"/>
        <w:ind w:firstLine="0"/>
        <w:rPr>
          <w:ins w:id="375" w:author="Balázs Dán" w:date="2021-11-11T22:43:00Z"/>
        </w:rPr>
      </w:pPr>
    </w:p>
    <w:p w14:paraId="7F32893B" w14:textId="77777777" w:rsidR="00740EF8" w:rsidRDefault="00740EF8" w:rsidP="00740EF8">
      <w:pPr>
        <w:pStyle w:val="Szvegtrzs"/>
        <w:ind w:firstLine="0"/>
        <w:rPr>
          <w:ins w:id="376" w:author="Balázs Dán" w:date="2021-11-11T22:43:00Z"/>
        </w:rPr>
        <w:sectPr w:rsidR="00740EF8" w:rsidSect="00222C10">
          <w:pgSz w:w="11906" w:h="16838"/>
          <w:pgMar w:top="1701" w:right="1134" w:bottom="1701" w:left="1701" w:header="709" w:footer="709" w:gutter="567"/>
          <w:cols w:space="708"/>
          <w:docGrid w:linePitch="360"/>
        </w:sectPr>
      </w:pPr>
    </w:p>
    <w:p w14:paraId="40747743" w14:textId="1BD6877C" w:rsidR="00D57497" w:rsidDel="00740EF8" w:rsidRDefault="00D57497">
      <w:pPr>
        <w:pStyle w:val="Szvegtrzs"/>
        <w:ind w:firstLine="0"/>
        <w:jc w:val="center"/>
        <w:rPr>
          <w:del w:id="377" w:author="Balázs Dán" w:date="2021-11-11T22:43:00Z"/>
        </w:rPr>
        <w:pPrChange w:id="378" w:author="Balázs Dán" w:date="2021-11-11T22:43:00Z">
          <w:pPr>
            <w:pStyle w:val="Szvegtrzs"/>
            <w:ind w:firstLine="0"/>
          </w:pPr>
        </w:pPrChange>
      </w:pPr>
      <w:del w:id="379" w:author="Balázs Dán" w:date="2021-11-11T20:18:00Z">
        <w:r w:rsidDel="001D43E8">
          <w:lastRenderedPageBreak/>
          <w:delText xml:space="preserve">Ha a későbbiekben a felhasználó szeretne módosítani az RFID ID-ján, akkor küldhet szándékáról egy értesítést a rendszerkezelőnek </w:delText>
        </w:r>
      </w:del>
      <w:del w:id="380" w:author="Balázs Dán" w:date="2021-11-11T22:42:00Z">
        <w:r w:rsidDel="00740EF8">
          <w:delText>(3</w:delText>
        </w:r>
        <w:r w:rsidR="00463960" w:rsidDel="00740EF8">
          <w:delText>1</w:delText>
        </w:r>
        <w:r w:rsidDel="00740EF8">
          <w:delText>. ábra).</w:delText>
        </w:r>
      </w:del>
    </w:p>
    <w:p w14:paraId="4F102A6B" w14:textId="749E2FC1" w:rsidR="00D57497" w:rsidRDefault="00D57497" w:rsidP="00740EF8">
      <w:pPr>
        <w:pStyle w:val="Szvegtrzs"/>
        <w:ind w:firstLine="0"/>
        <w:jc w:val="center"/>
      </w:pPr>
      <w:r>
        <w:rPr>
          <w:noProof/>
        </w:rPr>
        <w:drawing>
          <wp:anchor distT="0" distB="0" distL="114300" distR="114300" simplePos="0" relativeHeight="251686912" behindDoc="0" locked="0" layoutInCell="1" allowOverlap="1" wp14:anchorId="0A5D31B2" wp14:editId="78FC373A">
            <wp:simplePos x="0" y="0"/>
            <wp:positionH relativeFrom="margin">
              <wp:align>center</wp:align>
            </wp:positionH>
            <wp:positionV relativeFrom="paragraph">
              <wp:posOffset>0</wp:posOffset>
            </wp:positionV>
            <wp:extent cx="2723515" cy="5760085"/>
            <wp:effectExtent l="0" t="0" r="635" b="0"/>
            <wp:wrapTopAndBottom/>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54">
                      <a:extLst>
                        <a:ext uri="{28A0092B-C50C-407E-A947-70E740481C1C}">
                          <a14:useLocalDpi xmlns:a14="http://schemas.microsoft.com/office/drawing/2010/main" val="0"/>
                        </a:ext>
                      </a:extLst>
                    </a:blip>
                    <a:stretch>
                      <a:fillRect/>
                    </a:stretch>
                  </pic:blipFill>
                  <pic:spPr>
                    <a:xfrm>
                      <a:off x="0" y="0"/>
                      <a:ext cx="2723515" cy="5760085"/>
                    </a:xfrm>
                    <a:prstGeom prst="rect">
                      <a:avLst/>
                    </a:prstGeom>
                  </pic:spPr>
                </pic:pic>
              </a:graphicData>
            </a:graphic>
            <wp14:sizeRelH relativeFrom="margin">
              <wp14:pctWidth>0</wp14:pctWidth>
            </wp14:sizeRelH>
            <wp14:sizeRelV relativeFrom="margin">
              <wp14:pctHeight>0</wp14:pctHeight>
            </wp14:sizeRelV>
          </wp:anchor>
        </w:drawing>
      </w:r>
      <w:r>
        <w:t>3</w:t>
      </w:r>
      <w:r w:rsidR="00463960">
        <w:t>1</w:t>
      </w:r>
      <w:r>
        <w:t>. ábra: Manage View</w:t>
      </w:r>
    </w:p>
    <w:p w14:paraId="3A3825FC" w14:textId="77777777" w:rsidR="00D57497" w:rsidRDefault="00D57497" w:rsidP="003C2D3F">
      <w:pPr>
        <w:pStyle w:val="Szvegtrzs"/>
        <w:ind w:firstLine="0"/>
      </w:pPr>
    </w:p>
    <w:p w14:paraId="1326525B" w14:textId="79B06F27" w:rsidR="00740EF8" w:rsidRDefault="00D57497" w:rsidP="008C7C1C">
      <w:pPr>
        <w:pStyle w:val="Szvegtrzs"/>
        <w:ind w:firstLine="0"/>
        <w:rPr>
          <w:ins w:id="381" w:author="Balázs Dán" w:date="2021-11-11T22:48:00Z"/>
        </w:rPr>
      </w:pPr>
      <w:r>
        <w:t>Ha a felhasználó már rendelkezik RFID ID-val, akkor csak Arduino ID-t adhat még hozzá. Az Arduino eszközök „</w:t>
      </w:r>
      <w:r w:rsidRPr="00057EF2">
        <w:rPr>
          <w:rFonts w:ascii="Consolas" w:hAnsi="Consolas"/>
          <w:sz w:val="22"/>
          <w:szCs w:val="22"/>
          <w:rPrChange w:id="382" w:author="Dr. Kocsis Gergely" w:date="2021-11-07T22:43:00Z">
            <w:rPr/>
          </w:rPrChange>
        </w:rPr>
        <w:t>access_state</w:t>
      </w:r>
      <w:r>
        <w:t xml:space="preserve">”-je állítható a </w:t>
      </w:r>
      <w:r w:rsidRPr="00057EF2">
        <w:rPr>
          <w:rFonts w:ascii="Consolas" w:hAnsi="Consolas"/>
          <w:sz w:val="22"/>
          <w:szCs w:val="22"/>
          <w:rPrChange w:id="383" w:author="Dr. Kocsis Gergely" w:date="2021-11-07T22:44:00Z">
            <w:rPr/>
          </w:rPrChange>
        </w:rPr>
        <w:t>Toggle</w:t>
      </w:r>
      <w:r>
        <w:t xml:space="preserve"> gombok segítségével.</w:t>
      </w:r>
      <w:del w:id="384" w:author="Balázs Dán" w:date="2021-11-11T22:45:00Z">
        <w:r w:rsidDel="008C7C1C">
          <w:delText xml:space="preserve"> </w:delText>
        </w:r>
      </w:del>
      <w:ins w:id="385" w:author="Balázs Dán" w:date="2021-11-11T22:45:00Z">
        <w:r w:rsidR="008C7C1C">
          <w:t xml:space="preserve"> </w:t>
        </w:r>
      </w:ins>
      <w:ins w:id="386" w:author="Balázs Dán" w:date="2021-11-11T22:43:00Z">
        <w:r w:rsidR="00740EF8">
          <w:t>Abban az esetben, ha a felhasználónak a „</w:t>
        </w:r>
        <w:r w:rsidR="00740EF8" w:rsidRPr="00BD39AF">
          <w:rPr>
            <w:rFonts w:ascii="Consolas" w:hAnsi="Consolas"/>
            <w:sz w:val="22"/>
            <w:szCs w:val="22"/>
          </w:rPr>
          <w:t>user</w:t>
        </w:r>
        <w:r w:rsidR="00740EF8">
          <w:t>” adattáblában szereplő „</w:t>
        </w:r>
        <w:r w:rsidR="00740EF8" w:rsidRPr="00BD39AF">
          <w:rPr>
            <w:rFonts w:ascii="Consolas" w:hAnsi="Consolas"/>
            <w:sz w:val="22"/>
            <w:szCs w:val="22"/>
          </w:rPr>
          <w:t>admin_user</w:t>
        </w:r>
        <w:r w:rsidR="00740EF8">
          <w:t>” értéke 1, akkor lehetősége van kameraeszközök IP címének a hozzáadásához egyes Arduino eszközök esetén, valamint felhasználók „</w:t>
        </w:r>
        <w:r w:rsidR="00740EF8" w:rsidRPr="001D43E8">
          <w:rPr>
            <w:rFonts w:ascii="Consolas" w:hAnsi="Consolas"/>
            <w:sz w:val="22"/>
            <w:szCs w:val="22"/>
            <w:rPrChange w:id="387" w:author="Balázs Dán" w:date="2021-11-11T20:18:00Z">
              <w:rPr/>
            </w:rPrChange>
          </w:rPr>
          <w:t>rfid_id</w:t>
        </w:r>
        <w:r w:rsidR="00740EF8">
          <w:t>”-jeinek Reset-elésére.</w:t>
        </w:r>
        <w:r w:rsidR="008C7C1C">
          <w:t xml:space="preserve"> Ekkor a </w:t>
        </w:r>
        <w:r w:rsidR="008C7C1C" w:rsidRPr="008C7C1C">
          <w:rPr>
            <w:rFonts w:ascii="Consolas" w:hAnsi="Consolas"/>
            <w:sz w:val="22"/>
            <w:szCs w:val="22"/>
            <w:rPrChange w:id="388" w:author="Balázs Dán" w:date="2021-11-11T22:44:00Z">
              <w:rPr/>
            </w:rPrChange>
          </w:rPr>
          <w:t>Send request to change RFID</w:t>
        </w:r>
        <w:r w:rsidR="008C7C1C">
          <w:t xml:space="preserve"> </w:t>
        </w:r>
      </w:ins>
      <w:ins w:id="389" w:author="Balázs Dán" w:date="2021-11-11T22:44:00Z">
        <w:r w:rsidR="008C7C1C">
          <w:t xml:space="preserve">Text helyett a </w:t>
        </w:r>
        <w:r w:rsidR="008C7C1C" w:rsidRPr="008C7C1C">
          <w:rPr>
            <w:rFonts w:ascii="Consolas" w:hAnsi="Consolas"/>
            <w:sz w:val="22"/>
            <w:szCs w:val="22"/>
            <w:rPrChange w:id="390" w:author="Balázs Dán" w:date="2021-11-11T22:45:00Z">
              <w:rPr/>
            </w:rPrChange>
          </w:rPr>
          <w:t>Manage all Users</w:t>
        </w:r>
      </w:ins>
      <w:ins w:id="391" w:author="Balázs Dán" w:date="2021-11-11T22:45:00Z">
        <w:r w:rsidR="008C7C1C">
          <w:t xml:space="preserve"> Text jelenik meg. Erre kattintva átirányítja az admin felhasználót az alábbi oldalra</w:t>
        </w:r>
      </w:ins>
      <w:ins w:id="392" w:author="Balázs Dán" w:date="2021-11-11T22:46:00Z">
        <w:r w:rsidR="008C7C1C">
          <w:t xml:space="preserve"> </w:t>
        </w:r>
      </w:ins>
      <w:ins w:id="393" w:author="Balázs Dán" w:date="2021-11-11T22:45:00Z">
        <w:r w:rsidR="008C7C1C">
          <w:t>(</w:t>
        </w:r>
      </w:ins>
      <w:ins w:id="394" w:author="Balázs Dán" w:date="2021-11-11T22:46:00Z">
        <w:r w:rsidR="008C7C1C">
          <w:t>32. ábra)</w:t>
        </w:r>
      </w:ins>
      <w:ins w:id="395" w:author="Balázs Dán" w:date="2021-11-11T22:45:00Z">
        <w:r w:rsidR="008C7C1C">
          <w:t>:</w:t>
        </w:r>
      </w:ins>
    </w:p>
    <w:p w14:paraId="00A52A7A" w14:textId="1DAB84E1" w:rsidR="008C7C1C" w:rsidRDefault="00C261C9">
      <w:pPr>
        <w:pStyle w:val="Szvegtrzs"/>
        <w:ind w:firstLine="0"/>
        <w:jc w:val="center"/>
        <w:rPr>
          <w:ins w:id="396" w:author="Balázs Dán" w:date="2021-11-11T22:43:00Z"/>
        </w:rPr>
        <w:pPrChange w:id="397" w:author="Balázs Dán" w:date="2021-11-11T22:48:00Z">
          <w:pPr>
            <w:pStyle w:val="Szvegtrzs"/>
            <w:ind w:firstLine="426"/>
          </w:pPr>
        </w:pPrChange>
      </w:pPr>
      <w:ins w:id="398" w:author="Balázs Dán" w:date="2021-11-11T22:56:00Z">
        <w:r>
          <w:rPr>
            <w:noProof/>
          </w:rPr>
          <w:lastRenderedPageBreak/>
          <w:drawing>
            <wp:inline distT="0" distB="0" distL="0" distR="0" wp14:anchorId="58155D57" wp14:editId="35283F07">
              <wp:extent cx="2782017" cy="587692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55">
                        <a:extLst>
                          <a:ext uri="{28A0092B-C50C-407E-A947-70E740481C1C}">
                            <a14:useLocalDpi xmlns:a14="http://schemas.microsoft.com/office/drawing/2010/main" val="0"/>
                          </a:ext>
                        </a:extLst>
                      </a:blip>
                      <a:stretch>
                        <a:fillRect/>
                      </a:stretch>
                    </pic:blipFill>
                    <pic:spPr>
                      <a:xfrm>
                        <a:off x="0" y="0"/>
                        <a:ext cx="2798447" cy="5911634"/>
                      </a:xfrm>
                      <a:prstGeom prst="rect">
                        <a:avLst/>
                      </a:prstGeom>
                    </pic:spPr>
                  </pic:pic>
                </a:graphicData>
              </a:graphic>
            </wp:inline>
          </w:drawing>
        </w:r>
      </w:ins>
    </w:p>
    <w:p w14:paraId="1E9106FB" w14:textId="5302536F" w:rsidR="00740EF8" w:rsidRDefault="008C7C1C" w:rsidP="00B27628">
      <w:pPr>
        <w:pStyle w:val="Szvegtrzs"/>
        <w:ind w:firstLine="0"/>
        <w:jc w:val="center"/>
        <w:rPr>
          <w:ins w:id="399" w:author="Balázs Dán" w:date="2021-11-11T22:49:00Z"/>
        </w:rPr>
      </w:pPr>
      <w:ins w:id="400" w:author="Balázs Dán" w:date="2021-11-11T22:48:00Z">
        <w:r>
          <w:t>32. ábra: Admin Manager View</w:t>
        </w:r>
      </w:ins>
    </w:p>
    <w:p w14:paraId="17BE213F" w14:textId="3380D610" w:rsidR="00B27628" w:rsidRDefault="00B27628" w:rsidP="00B27628">
      <w:pPr>
        <w:pStyle w:val="Szvegtrzs"/>
        <w:ind w:firstLine="0"/>
        <w:rPr>
          <w:ins w:id="401" w:author="Balázs Dán" w:date="2021-11-11T22:49:00Z"/>
        </w:rPr>
      </w:pPr>
    </w:p>
    <w:p w14:paraId="70A0FD93" w14:textId="4E37A744" w:rsidR="00B27628" w:rsidRDefault="00B27628" w:rsidP="00B27628">
      <w:pPr>
        <w:pStyle w:val="Szvegtrzs"/>
        <w:ind w:firstLine="0"/>
        <w:rPr>
          <w:ins w:id="402" w:author="Balázs Dán" w:date="2021-11-11T22:58:00Z"/>
        </w:rPr>
      </w:pPr>
      <w:ins w:id="403" w:author="Balázs Dán" w:date="2021-11-11T22:49:00Z">
        <w:r>
          <w:t xml:space="preserve">Az Admin Manager oldalon </w:t>
        </w:r>
      </w:ins>
      <w:ins w:id="404" w:author="Balázs Dán" w:date="2021-11-11T22:50:00Z">
        <w:r>
          <w:t xml:space="preserve">kezelheti az admin az összes Arduino eszközhöz tartozó Video Streaming URL linkjét, illetve lehetősége van </w:t>
        </w:r>
      </w:ins>
      <w:ins w:id="405" w:author="Balázs Dán" w:date="2021-11-11T22:51:00Z">
        <w:r>
          <w:t xml:space="preserve">Reset-elnie az RFID ID-ját azon felhasználók számára, akik ezt kérvényezték a </w:t>
        </w:r>
        <w:r w:rsidRPr="00BD39AF">
          <w:rPr>
            <w:rFonts w:ascii="Consolas" w:hAnsi="Consolas"/>
            <w:sz w:val="22"/>
            <w:szCs w:val="22"/>
          </w:rPr>
          <w:t>Send request to change RFID</w:t>
        </w:r>
        <w:r>
          <w:t xml:space="preserve"> Text megnyomásával</w:t>
        </w:r>
        <w:r w:rsidR="002233A0">
          <w:t>.</w:t>
        </w:r>
      </w:ins>
      <w:ins w:id="406" w:author="Balázs Dán" w:date="2021-11-11T22:59:00Z">
        <w:r w:rsidR="00864742">
          <w:t xml:space="preserve"> A </w:t>
        </w:r>
        <w:r w:rsidR="00864742" w:rsidRPr="00864742">
          <w:rPr>
            <w:rFonts w:ascii="Consolas" w:hAnsi="Consolas"/>
            <w:sz w:val="22"/>
            <w:szCs w:val="22"/>
            <w:rPrChange w:id="407" w:author="Balázs Dán" w:date="2021-11-11T23:00:00Z">
              <w:rPr/>
            </w:rPrChange>
          </w:rPr>
          <w:t>Change</w:t>
        </w:r>
        <w:r w:rsidR="00864742">
          <w:t xml:space="preserve"> megnyomását követően egy Modal ugrik fel, ahol egy Text mezőt kitöltve</w:t>
        </w:r>
      </w:ins>
      <w:ins w:id="408" w:author="Balázs Dán" w:date="2021-11-11T23:02:00Z">
        <w:r w:rsidR="00864742">
          <w:t xml:space="preserve"> </w:t>
        </w:r>
      </w:ins>
      <w:ins w:id="409" w:author="Balázs Dán" w:date="2021-11-11T22:59:00Z">
        <w:r w:rsidR="00864742">
          <w:t>frissítheti az adat</w:t>
        </w:r>
      </w:ins>
      <w:ins w:id="410" w:author="Balázs Dán" w:date="2021-11-11T23:00:00Z">
        <w:r w:rsidR="00864742">
          <w:t>bázisban az adott Arduino ID-vel rendelkező rekord „</w:t>
        </w:r>
        <w:r w:rsidR="00864742" w:rsidRPr="00864742">
          <w:rPr>
            <w:rFonts w:ascii="Consolas" w:hAnsi="Consolas"/>
            <w:sz w:val="22"/>
            <w:szCs w:val="22"/>
            <w:rPrChange w:id="411" w:author="Balázs Dán" w:date="2021-11-11T23:04:00Z">
              <w:rPr/>
            </w:rPrChange>
          </w:rPr>
          <w:t>vid</w:t>
        </w:r>
      </w:ins>
      <w:ins w:id="412" w:author="Balázs Dán" w:date="2021-11-11T23:01:00Z">
        <w:r w:rsidR="00864742" w:rsidRPr="00864742">
          <w:rPr>
            <w:rFonts w:ascii="Consolas" w:hAnsi="Consolas"/>
            <w:sz w:val="22"/>
            <w:szCs w:val="22"/>
            <w:rPrChange w:id="413" w:author="Balázs Dán" w:date="2021-11-11T23:04:00Z">
              <w:rPr/>
            </w:rPrChange>
          </w:rPr>
          <w:t>eo_url</w:t>
        </w:r>
      </w:ins>
      <w:ins w:id="414" w:author="Balázs Dán" w:date="2021-11-11T23:00:00Z">
        <w:r w:rsidR="00864742">
          <w:t>”</w:t>
        </w:r>
      </w:ins>
      <w:ins w:id="415" w:author="Balázs Dán" w:date="2021-11-11T23:01:00Z">
        <w:r w:rsidR="00864742">
          <w:t xml:space="preserve"> </w:t>
        </w:r>
      </w:ins>
      <w:ins w:id="416" w:author="Balázs Dán" w:date="2021-11-11T23:04:00Z">
        <w:r w:rsidR="00864742">
          <w:t>értékét</w:t>
        </w:r>
      </w:ins>
      <w:ins w:id="417" w:author="Balázs Dán" w:date="2021-11-11T23:01:00Z">
        <w:r w:rsidR="00864742">
          <w:t>.</w:t>
        </w:r>
      </w:ins>
      <w:ins w:id="418" w:author="Balázs Dán" w:date="2021-11-11T23:00:00Z">
        <w:r w:rsidR="00864742">
          <w:t xml:space="preserve"> </w:t>
        </w:r>
      </w:ins>
    </w:p>
    <w:p w14:paraId="2A143597" w14:textId="21180B89" w:rsidR="0086587E" w:rsidRDefault="0086587E" w:rsidP="00B27628">
      <w:pPr>
        <w:pStyle w:val="Szvegtrzs"/>
        <w:ind w:firstLine="0"/>
        <w:rPr>
          <w:ins w:id="419" w:author="Balázs Dán" w:date="2021-11-11T22:58:00Z"/>
        </w:rPr>
      </w:pPr>
    </w:p>
    <w:p w14:paraId="1E192FED" w14:textId="77777777" w:rsidR="0086587E" w:rsidRDefault="0086587E" w:rsidP="0086587E">
      <w:pPr>
        <w:pStyle w:val="Szvegtrzs"/>
        <w:ind w:firstLine="0"/>
        <w:rPr>
          <w:ins w:id="420" w:author="Balázs Dán" w:date="2021-11-11T22:58:00Z"/>
        </w:rPr>
        <w:sectPr w:rsidR="0086587E" w:rsidSect="00222C10">
          <w:pgSz w:w="11906" w:h="16838"/>
          <w:pgMar w:top="1701" w:right="1134" w:bottom="1701" w:left="1701" w:header="709" w:footer="709" w:gutter="567"/>
          <w:cols w:space="708"/>
          <w:docGrid w:linePitch="360"/>
        </w:sectPr>
      </w:pPr>
    </w:p>
    <w:p w14:paraId="327F4124" w14:textId="17B6BB7C" w:rsidR="0086587E" w:rsidDel="0086587E" w:rsidRDefault="0086587E" w:rsidP="00B27628">
      <w:pPr>
        <w:pStyle w:val="Szvegtrzs"/>
        <w:ind w:firstLine="0"/>
        <w:rPr>
          <w:del w:id="421" w:author="Balázs Dán" w:date="2021-11-11T22:58:00Z"/>
        </w:rPr>
      </w:pPr>
    </w:p>
    <w:p w14:paraId="674AF71C" w14:textId="3A0B4CC2" w:rsidR="00E069D9" w:rsidRDefault="00D57497" w:rsidP="00637123">
      <w:pPr>
        <w:pStyle w:val="Szvegtrzs"/>
        <w:ind w:firstLine="426"/>
        <w:rPr>
          <w:ins w:id="422" w:author="Balázs Dán" w:date="2021-11-11T01:24:00Z"/>
        </w:rPr>
      </w:pPr>
      <w:commentRangeStart w:id="423"/>
      <w:r>
        <w:t>Az</w:t>
      </w:r>
      <w:commentRangeEnd w:id="423"/>
      <w:r w:rsidR="00A637B2">
        <w:rPr>
          <w:rStyle w:val="Jegyzethivatkozs"/>
        </w:rPr>
        <w:commentReference w:id="423"/>
      </w:r>
      <w:r>
        <w:t xml:space="preserve"> Images menüpontra kattintva az Images View-ra lép át. Ha rendelkezünk olyan Arduino ID-vel, amellyel készültek képek az ESP32 segítségével, és az „</w:t>
      </w:r>
      <w:r w:rsidRPr="00A637B2">
        <w:rPr>
          <w:rFonts w:ascii="Consolas" w:hAnsi="Consolas"/>
          <w:sz w:val="22"/>
          <w:szCs w:val="22"/>
          <w:rPrChange w:id="424" w:author="Dr. Kocsis Gergely" w:date="2021-11-07T22:44:00Z">
            <w:rPr/>
          </w:rPrChange>
        </w:rPr>
        <w:t>rfid_manager</w:t>
      </w:r>
      <w:r>
        <w:t>” adattáblában engedélyezve van a hozzáférésünk, akkor megjelenítődnek a készülékkel készült képek</w:t>
      </w:r>
      <w:r w:rsidR="004D6E9D">
        <w:t xml:space="preserve"> (3</w:t>
      </w:r>
      <w:ins w:id="425" w:author="Balázs Dán" w:date="2021-11-11T22:52:00Z">
        <w:r w:rsidR="0094004C">
          <w:t>3</w:t>
        </w:r>
      </w:ins>
      <w:del w:id="426" w:author="Balázs Dán" w:date="2021-11-11T22:52:00Z">
        <w:r w:rsidR="004D6E9D" w:rsidDel="0094004C">
          <w:delText>2</w:delText>
        </w:r>
      </w:del>
      <w:r w:rsidR="004D6E9D">
        <w:t>. ábra)</w:t>
      </w:r>
      <w:r>
        <w:t>. Ellenkező esetben nem fognak képek megjelenni.</w:t>
      </w:r>
      <w:del w:id="427" w:author="Balázs Dán" w:date="2021-11-11T01:22:00Z">
        <w:r w:rsidDel="0078056C">
          <w:delText xml:space="preserve"> </w:delText>
        </w:r>
      </w:del>
      <w:del w:id="428" w:author="Balázs Dán" w:date="2021-11-09T15:58:00Z">
        <w:r w:rsidDel="00E069D9">
          <w:rPr>
            <w:noProof/>
          </w:rPr>
          <w:drawing>
            <wp:anchor distT="0" distB="0" distL="114300" distR="114300" simplePos="0" relativeHeight="251687936" behindDoc="0" locked="0" layoutInCell="1" allowOverlap="1" wp14:anchorId="500F8EB7" wp14:editId="796CA19F">
              <wp:simplePos x="0" y="0"/>
              <wp:positionH relativeFrom="margin">
                <wp:align>center</wp:align>
              </wp:positionH>
              <wp:positionV relativeFrom="paragraph">
                <wp:posOffset>0</wp:posOffset>
              </wp:positionV>
              <wp:extent cx="3012440" cy="6347460"/>
              <wp:effectExtent l="0" t="0" r="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56">
                        <a:extLst>
                          <a:ext uri="{28A0092B-C50C-407E-A947-70E740481C1C}">
                            <a14:useLocalDpi xmlns:a14="http://schemas.microsoft.com/office/drawing/2010/main" val="0"/>
                          </a:ext>
                        </a:extLst>
                      </a:blip>
                      <a:stretch>
                        <a:fillRect/>
                      </a:stretch>
                    </pic:blipFill>
                    <pic:spPr>
                      <a:xfrm>
                        <a:off x="0" y="0"/>
                        <a:ext cx="3012440" cy="6347460"/>
                      </a:xfrm>
                      <a:prstGeom prst="rect">
                        <a:avLst/>
                      </a:prstGeom>
                    </pic:spPr>
                  </pic:pic>
                </a:graphicData>
              </a:graphic>
              <wp14:sizeRelH relativeFrom="margin">
                <wp14:pctWidth>0</wp14:pctWidth>
              </wp14:sizeRelH>
              <wp14:sizeRelV relativeFrom="margin">
                <wp14:pctHeight>0</wp14:pctHeight>
              </wp14:sizeRelV>
            </wp:anchor>
          </w:drawing>
        </w:r>
      </w:del>
    </w:p>
    <w:p w14:paraId="6C6A3E3C" w14:textId="33718B6D" w:rsidR="00946582" w:rsidRDefault="00946582">
      <w:pPr>
        <w:pStyle w:val="Szvegtrzs"/>
        <w:ind w:firstLine="0"/>
        <w:jc w:val="center"/>
        <w:rPr>
          <w:ins w:id="429" w:author="Balázs Dán" w:date="2021-11-11T01:22:00Z"/>
        </w:rPr>
        <w:pPrChange w:id="430" w:author="Balázs Dán" w:date="2021-11-11T01:24:00Z">
          <w:pPr>
            <w:pStyle w:val="Szvegtrzs"/>
            <w:ind w:firstLine="426"/>
          </w:pPr>
        </w:pPrChange>
      </w:pPr>
      <w:ins w:id="431" w:author="Balázs Dán" w:date="2021-11-11T01:24:00Z">
        <w:r>
          <w:rPr>
            <w:noProof/>
          </w:rPr>
          <w:drawing>
            <wp:inline distT="0" distB="0" distL="0" distR="0" wp14:anchorId="25FE9E67" wp14:editId="66319E94">
              <wp:extent cx="2772596" cy="581977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57">
                        <a:extLst>
                          <a:ext uri="{28A0092B-C50C-407E-A947-70E740481C1C}">
                            <a14:useLocalDpi xmlns:a14="http://schemas.microsoft.com/office/drawing/2010/main" val="0"/>
                          </a:ext>
                        </a:extLst>
                      </a:blip>
                      <a:stretch>
                        <a:fillRect/>
                      </a:stretch>
                    </pic:blipFill>
                    <pic:spPr>
                      <a:xfrm>
                        <a:off x="0" y="0"/>
                        <a:ext cx="2781411" cy="5838277"/>
                      </a:xfrm>
                      <a:prstGeom prst="rect">
                        <a:avLst/>
                      </a:prstGeom>
                    </pic:spPr>
                  </pic:pic>
                </a:graphicData>
              </a:graphic>
            </wp:inline>
          </w:drawing>
        </w:r>
      </w:ins>
    </w:p>
    <w:p w14:paraId="76CA0AE7" w14:textId="3AE86D3D" w:rsidR="00D57497" w:rsidRDefault="00D57497">
      <w:pPr>
        <w:pStyle w:val="Szvegtrzs"/>
        <w:ind w:firstLine="0"/>
        <w:jc w:val="center"/>
        <w:rPr>
          <w:ins w:id="432" w:author="Balázs Dán" w:date="2021-11-10T22:10:00Z"/>
        </w:rPr>
      </w:pPr>
      <w:r>
        <w:t>3</w:t>
      </w:r>
      <w:ins w:id="433" w:author="Balázs Dán" w:date="2021-11-11T22:52:00Z">
        <w:r w:rsidR="0094004C">
          <w:t>3</w:t>
        </w:r>
      </w:ins>
      <w:del w:id="434" w:author="Balázs Dán" w:date="2021-11-11T22:52:00Z">
        <w:r w:rsidR="004B7181" w:rsidDel="0094004C">
          <w:delText>2</w:delText>
        </w:r>
      </w:del>
      <w:r>
        <w:t>. ábra: Images View</w:t>
      </w:r>
    </w:p>
    <w:p w14:paraId="7B9A88AD" w14:textId="09FDCE4B" w:rsidR="003F0F6E" w:rsidRDefault="003F0F6E" w:rsidP="003F0F6E">
      <w:pPr>
        <w:pStyle w:val="Szvegtrzs"/>
        <w:ind w:firstLine="0"/>
        <w:rPr>
          <w:ins w:id="435" w:author="Balázs Dán" w:date="2021-11-10T22:10:00Z"/>
        </w:rPr>
      </w:pPr>
    </w:p>
    <w:p w14:paraId="68DFD0D6" w14:textId="59F6DB5F" w:rsidR="003F0F6E" w:rsidRDefault="003F0F6E">
      <w:pPr>
        <w:pStyle w:val="Szvegtrzs"/>
        <w:ind w:firstLine="0"/>
        <w:pPrChange w:id="436" w:author="Balázs Dán" w:date="2021-11-10T22:10:00Z">
          <w:pPr>
            <w:pStyle w:val="Szvegtrzs"/>
            <w:ind w:firstLine="426"/>
          </w:pPr>
        </w:pPrChange>
      </w:pPr>
      <w:ins w:id="437" w:author="Balázs Dán" w:date="2021-11-10T22:10:00Z">
        <w:r>
          <w:t xml:space="preserve">A könnyebb átláthatóság és a gyorsabb betöltés érdekében a képeket </w:t>
        </w:r>
      </w:ins>
      <w:ins w:id="438" w:author="Balázs Dán" w:date="2021-11-10T22:11:00Z">
        <w:r>
          <w:t>tízesével</w:t>
        </w:r>
      </w:ins>
      <w:ins w:id="439" w:author="Balázs Dán" w:date="2021-11-10T22:10:00Z">
        <w:r>
          <w:t xml:space="preserve"> lehet megtekinteni</w:t>
        </w:r>
      </w:ins>
      <w:ins w:id="440" w:author="Balázs Dán" w:date="2021-11-11T01:08:00Z">
        <w:r w:rsidR="003A1E7C">
          <w:t xml:space="preserve"> az oldal megnyitásakor</w:t>
        </w:r>
      </w:ins>
      <w:ins w:id="441" w:author="Balázs Dán" w:date="2021-11-10T22:10:00Z">
        <w:r>
          <w:t>.</w:t>
        </w:r>
      </w:ins>
      <w:ins w:id="442" w:author="Balázs Dán" w:date="2021-11-11T01:09:00Z">
        <w:r w:rsidR="003A1E7C">
          <w:t xml:space="preserve"> Ezt a lépésközt a</w:t>
        </w:r>
        <w:r w:rsidR="00201C22">
          <w:t xml:space="preserve"> 3</w:t>
        </w:r>
      </w:ins>
      <w:ins w:id="443" w:author="Balázs Dán" w:date="2021-11-11T22:52:00Z">
        <w:r w:rsidR="0094004C">
          <w:t>3</w:t>
        </w:r>
      </w:ins>
      <w:ins w:id="444" w:author="Balázs Dán" w:date="2021-11-11T01:09:00Z">
        <w:r w:rsidR="00201C22">
          <w:t>. ábrán látható</w:t>
        </w:r>
        <w:r w:rsidR="003A1E7C">
          <w:t xml:space="preserve"> alsó gombok segítségével lehet állítani.</w:t>
        </w:r>
      </w:ins>
      <w:ins w:id="445" w:author="Balázs Dán" w:date="2021-11-10T22:10:00Z">
        <w:r>
          <w:t xml:space="preserve"> </w:t>
        </w:r>
      </w:ins>
      <w:ins w:id="446" w:author="Balázs Dán" w:date="2021-11-10T22:11:00Z">
        <w:r>
          <w:t xml:space="preserve">A </w:t>
        </w:r>
        <w:r w:rsidRPr="003F0F6E">
          <w:rPr>
            <w:rFonts w:ascii="Consolas" w:hAnsi="Consolas"/>
            <w:sz w:val="22"/>
            <w:szCs w:val="22"/>
            <w:rPrChange w:id="447" w:author="Balázs Dán" w:date="2021-11-10T22:11:00Z">
              <w:rPr/>
            </w:rPrChange>
          </w:rPr>
          <w:t>Back</w:t>
        </w:r>
        <w:r>
          <w:t xml:space="preserve"> és </w:t>
        </w:r>
        <w:r w:rsidRPr="003F0F6E">
          <w:rPr>
            <w:rFonts w:ascii="Consolas" w:hAnsi="Consolas"/>
            <w:sz w:val="22"/>
            <w:szCs w:val="22"/>
            <w:rPrChange w:id="448" w:author="Balázs Dán" w:date="2021-11-10T22:11:00Z">
              <w:rPr/>
            </w:rPrChange>
          </w:rPr>
          <w:t>Next</w:t>
        </w:r>
        <w:r>
          <w:t xml:space="preserve"> gombokkal lehet lép</w:t>
        </w:r>
      </w:ins>
      <w:ins w:id="449" w:author="Balázs Dán" w:date="2021-11-10T22:47:00Z">
        <w:r w:rsidR="008A61D9">
          <w:t>egetni</w:t>
        </w:r>
      </w:ins>
      <w:ins w:id="450" w:author="Balázs Dán" w:date="2021-11-10T22:11:00Z">
        <w:r>
          <w:t xml:space="preserve"> az oldalak között.</w:t>
        </w:r>
      </w:ins>
    </w:p>
    <w:p w14:paraId="401140A5" w14:textId="2A9AFAF7" w:rsidR="00D57497" w:rsidDel="003F0F6E" w:rsidRDefault="00D57497" w:rsidP="003C2D3F">
      <w:pPr>
        <w:pStyle w:val="Szvegtrzs"/>
        <w:ind w:firstLine="0"/>
        <w:rPr>
          <w:del w:id="451" w:author="Balázs Dán" w:date="2021-11-09T16:00:00Z"/>
        </w:rPr>
      </w:pPr>
      <w:del w:id="452" w:author="Balázs Dán" w:date="2021-11-09T16:00:00Z">
        <w:r w:rsidDel="00E069D9">
          <w:delText>///////////////////////</w:delText>
        </w:r>
      </w:del>
    </w:p>
    <w:p w14:paraId="647789D2" w14:textId="77777777" w:rsidR="003F0F6E" w:rsidRDefault="003F0F6E" w:rsidP="003F0F6E">
      <w:pPr>
        <w:pStyle w:val="Szvegtrzs"/>
        <w:ind w:firstLine="0"/>
        <w:rPr>
          <w:ins w:id="453" w:author="Balázs Dán" w:date="2021-11-10T22:09:00Z"/>
        </w:rPr>
        <w:sectPr w:rsidR="003F0F6E" w:rsidSect="00222C10">
          <w:pgSz w:w="11906" w:h="16838"/>
          <w:pgMar w:top="1701" w:right="1134" w:bottom="1701" w:left="1701" w:header="709" w:footer="709" w:gutter="567"/>
          <w:cols w:space="708"/>
          <w:docGrid w:linePitch="360"/>
        </w:sectPr>
      </w:pPr>
    </w:p>
    <w:p w14:paraId="70E9D62D" w14:textId="2181F382" w:rsidR="00D57497" w:rsidDel="00E069D9" w:rsidRDefault="00D57497" w:rsidP="003C2D3F">
      <w:pPr>
        <w:pStyle w:val="Szvegtrzs"/>
        <w:ind w:firstLine="0"/>
        <w:rPr>
          <w:del w:id="454" w:author="Balázs Dán" w:date="2021-11-09T16:00:00Z"/>
        </w:rPr>
      </w:pPr>
      <w:del w:id="455" w:author="Balázs Dán" w:date="2021-11-09T16:00:00Z">
        <w:r w:rsidDel="00E069D9">
          <w:lastRenderedPageBreak/>
          <w:delText>TODO: UI-n változtatás, szebbítés</w:delText>
        </w:r>
      </w:del>
    </w:p>
    <w:p w14:paraId="55CA6D30" w14:textId="48F5EDBE" w:rsidR="00D57497" w:rsidDel="00E069D9" w:rsidRDefault="00D57497" w:rsidP="003C2D3F">
      <w:pPr>
        <w:pStyle w:val="Szvegtrzs"/>
        <w:ind w:firstLine="0"/>
        <w:rPr>
          <w:del w:id="456" w:author="Balázs Dán" w:date="2021-11-09T16:00:00Z"/>
        </w:rPr>
      </w:pPr>
      <w:del w:id="457" w:author="Balázs Dán" w:date="2021-11-09T16:00:00Z">
        <w:r w:rsidDel="00E069D9">
          <w:delText>//////////////////////</w:delText>
        </w:r>
      </w:del>
    </w:p>
    <w:p w14:paraId="51CBB98E" w14:textId="376A0AA1" w:rsidR="00D57497" w:rsidDel="00E069D9" w:rsidRDefault="00D57497" w:rsidP="003C2D3F">
      <w:pPr>
        <w:pStyle w:val="Szvegtrzs"/>
        <w:ind w:firstLine="0"/>
        <w:rPr>
          <w:del w:id="458" w:author="Balázs Dán" w:date="2021-11-09T16:01:00Z"/>
        </w:rPr>
      </w:pPr>
    </w:p>
    <w:p w14:paraId="0F9A64BD" w14:textId="12AD8455" w:rsidR="00D57497" w:rsidRDefault="00D57497" w:rsidP="003C2D3F">
      <w:pPr>
        <w:pStyle w:val="Szvegtrzs"/>
        <w:ind w:firstLine="426"/>
      </w:pPr>
      <w:r>
        <w:t xml:space="preserve">A Video menüpontra kattintva az applikáció átirányít a </w:t>
      </w:r>
      <w:r w:rsidRPr="00335259">
        <w:rPr>
          <w:rFonts w:ascii="Consolas" w:hAnsi="Consolas"/>
          <w:sz w:val="22"/>
          <w:szCs w:val="22"/>
          <w:rPrChange w:id="459" w:author="Balázs Dán" w:date="2021-11-10T22:12:00Z">
            <w:rPr/>
          </w:rPrChange>
        </w:rPr>
        <w:t>Video</w:t>
      </w:r>
      <w:r>
        <w:t xml:space="preserve"> oldalra. </w:t>
      </w:r>
      <w:del w:id="460" w:author="Balázs Dán" w:date="2021-11-10T22:13:00Z">
        <w:r w:rsidDel="00335259">
          <w:delText>Itt, ha van elérhető video streaming a használt ESP32-CAM kamera által, akkor az megjelenítődik.</w:delText>
        </w:r>
      </w:del>
      <w:ins w:id="461" w:author="Balázs Dán" w:date="2021-11-10T22:13:00Z">
        <w:r w:rsidR="00335259">
          <w:t xml:space="preserve">Ha </w:t>
        </w:r>
      </w:ins>
      <w:ins w:id="462" w:author="Balázs Dán" w:date="2021-11-10T22:41:00Z">
        <w:r w:rsidR="001A153A">
          <w:t xml:space="preserve">a felhasználó rendelkezik olyan Arduino ID-val, amely </w:t>
        </w:r>
      </w:ins>
      <w:ins w:id="463" w:author="Balázs Dán" w:date="2021-11-10T22:44:00Z">
        <w:r w:rsidR="001A153A">
          <w:t xml:space="preserve">ajtónyitási státusza engedélyezett és </w:t>
        </w:r>
      </w:ins>
      <w:ins w:id="464" w:author="Balázs Dán" w:date="2021-11-10T22:41:00Z">
        <w:r w:rsidR="001A153A">
          <w:t xml:space="preserve">szerepel </w:t>
        </w:r>
      </w:ins>
      <w:ins w:id="465" w:author="Balázs Dán" w:date="2021-11-10T22:13:00Z">
        <w:r w:rsidR="00335259">
          <w:t>az „</w:t>
        </w:r>
        <w:r w:rsidR="00335259" w:rsidRPr="00335259">
          <w:rPr>
            <w:rFonts w:ascii="Consolas" w:hAnsi="Consolas"/>
            <w:sz w:val="22"/>
            <w:szCs w:val="22"/>
            <w:rPrChange w:id="466" w:author="Balázs Dán" w:date="2021-11-10T22:13:00Z">
              <w:rPr/>
            </w:rPrChange>
          </w:rPr>
          <w:t>arduino_devices</w:t>
        </w:r>
        <w:r w:rsidR="00335259">
          <w:t>” adattáblában</w:t>
        </w:r>
      </w:ins>
      <w:ins w:id="467" w:author="Balázs Dán" w:date="2021-11-10T22:41:00Z">
        <w:r w:rsidR="001A153A">
          <w:t xml:space="preserve">, akkor az ugyanazon rekordban szereplő </w:t>
        </w:r>
      </w:ins>
      <w:ins w:id="468" w:author="Balázs Dán" w:date="2021-11-10T22:43:00Z">
        <w:r w:rsidR="001A153A">
          <w:t>„</w:t>
        </w:r>
        <w:r w:rsidR="001A153A" w:rsidRPr="001A153A">
          <w:rPr>
            <w:rFonts w:ascii="Consolas" w:hAnsi="Consolas"/>
            <w:sz w:val="22"/>
            <w:szCs w:val="22"/>
            <w:rPrChange w:id="469" w:author="Balázs Dán" w:date="2021-11-10T22:43:00Z">
              <w:rPr/>
            </w:rPrChange>
          </w:rPr>
          <w:t>video_url</w:t>
        </w:r>
        <w:r w:rsidR="001A153A">
          <w:t>” alapján megtekinthető a Video Strea</w:t>
        </w:r>
      </w:ins>
      <w:ins w:id="470" w:author="Balázs Dán" w:date="2021-11-10T22:44:00Z">
        <w:r w:rsidR="001A153A">
          <w:t xml:space="preserve">ming. </w:t>
        </w:r>
      </w:ins>
      <w:ins w:id="471" w:author="Balázs Dán" w:date="2021-11-11T01:29:00Z">
        <w:r w:rsidR="00BD1773">
          <w:t xml:space="preserve">A felhasználónak lehetősége van a Video Streaming forgatásához a </w:t>
        </w:r>
        <w:r w:rsidR="00BD1773" w:rsidRPr="00F15E2C">
          <w:rPr>
            <w:rFonts w:ascii="Consolas" w:hAnsi="Consolas"/>
            <w:sz w:val="22"/>
            <w:szCs w:val="22"/>
          </w:rPr>
          <w:t>Rotate Left</w:t>
        </w:r>
        <w:r w:rsidR="00BD1773">
          <w:t xml:space="preserve"> és </w:t>
        </w:r>
        <w:r w:rsidR="00BD1773" w:rsidRPr="00F15E2C">
          <w:rPr>
            <w:rFonts w:ascii="Consolas" w:hAnsi="Consolas"/>
            <w:sz w:val="22"/>
            <w:szCs w:val="22"/>
          </w:rPr>
          <w:t>Rotate Right</w:t>
        </w:r>
        <w:r w:rsidR="00BD1773">
          <w:t xml:space="preserve"> gombokkal. </w:t>
        </w:r>
      </w:ins>
      <w:ins w:id="472" w:author="Balázs Dán" w:date="2021-11-10T22:44:00Z">
        <w:r w:rsidR="001A153A">
          <w:t>Több Arduino ID-val rendelkez</w:t>
        </w:r>
      </w:ins>
      <w:ins w:id="473" w:author="Balázs Dán" w:date="2021-11-11T01:19:00Z">
        <w:r w:rsidR="0013182C">
          <w:t>ő</w:t>
        </w:r>
      </w:ins>
      <w:ins w:id="474" w:author="Balázs Dán" w:date="2021-11-10T22:44:00Z">
        <w:r w:rsidR="001A153A">
          <w:t xml:space="preserve"> felhasználónak lehetősége van</w:t>
        </w:r>
      </w:ins>
      <w:ins w:id="475" w:author="Balázs Dán" w:date="2021-11-10T22:45:00Z">
        <w:r w:rsidR="001A153A">
          <w:t xml:space="preserve"> a Video Streaming-ek közötti lép</w:t>
        </w:r>
      </w:ins>
      <w:ins w:id="476" w:author="Balázs Dán" w:date="2021-11-11T01:19:00Z">
        <w:r w:rsidR="008F6EF3">
          <w:t>egetés</w:t>
        </w:r>
      </w:ins>
      <w:ins w:id="477" w:author="Balázs Dán" w:date="2021-11-10T22:45:00Z">
        <w:r w:rsidR="001A153A">
          <w:t xml:space="preserve">re a </w:t>
        </w:r>
        <w:r w:rsidR="001A153A" w:rsidRPr="001A153A">
          <w:rPr>
            <w:rFonts w:ascii="Consolas" w:hAnsi="Consolas"/>
            <w:sz w:val="22"/>
            <w:szCs w:val="22"/>
            <w:rPrChange w:id="478" w:author="Balázs Dán" w:date="2021-11-10T22:45:00Z">
              <w:rPr/>
            </w:rPrChange>
          </w:rPr>
          <w:t>Back</w:t>
        </w:r>
        <w:r w:rsidR="001A153A">
          <w:t xml:space="preserve"> és </w:t>
        </w:r>
        <w:r w:rsidR="001A153A" w:rsidRPr="001A153A">
          <w:rPr>
            <w:rFonts w:ascii="Consolas" w:hAnsi="Consolas"/>
            <w:sz w:val="22"/>
            <w:szCs w:val="22"/>
            <w:rPrChange w:id="479" w:author="Balázs Dán" w:date="2021-11-10T22:45:00Z">
              <w:rPr/>
            </w:rPrChange>
          </w:rPr>
          <w:t>Next</w:t>
        </w:r>
        <w:r w:rsidR="001A153A">
          <w:t xml:space="preserve"> gombok segítségével</w:t>
        </w:r>
      </w:ins>
      <w:ins w:id="480" w:author="Balázs Dán" w:date="2021-11-11T01:29:00Z">
        <w:r w:rsidR="00BD1773">
          <w:t xml:space="preserve"> </w:t>
        </w:r>
      </w:ins>
      <w:ins w:id="481" w:author="Balázs Dán" w:date="2021-11-10T22:46:00Z">
        <w:r w:rsidR="00E6476A">
          <w:t>(3</w:t>
        </w:r>
      </w:ins>
      <w:ins w:id="482" w:author="Balázs Dán" w:date="2021-11-11T22:52:00Z">
        <w:r w:rsidR="0094004C">
          <w:t>4</w:t>
        </w:r>
      </w:ins>
      <w:ins w:id="483" w:author="Balázs Dán" w:date="2021-11-10T22:46:00Z">
        <w:r w:rsidR="00E6476A">
          <w:t>. ábra)</w:t>
        </w:r>
        <w:r w:rsidR="001A153A">
          <w:t>.</w:t>
        </w:r>
      </w:ins>
    </w:p>
    <w:p w14:paraId="6AACE292" w14:textId="2DCF536E" w:rsidR="00D57497" w:rsidDel="003F0F6E" w:rsidRDefault="00E56E31">
      <w:pPr>
        <w:pStyle w:val="Szvegtrzs"/>
        <w:ind w:firstLine="0"/>
        <w:jc w:val="center"/>
        <w:rPr>
          <w:del w:id="484" w:author="Balázs Dán" w:date="2021-11-09T16:01:00Z"/>
        </w:rPr>
        <w:pPrChange w:id="485" w:author="Balázs Dán" w:date="2021-11-11T01:18:00Z">
          <w:pPr>
            <w:pStyle w:val="Szvegtrzs"/>
            <w:ind w:firstLine="0"/>
          </w:pPr>
        </w:pPrChange>
      </w:pPr>
      <w:ins w:id="486" w:author="Balázs Dán" w:date="2021-11-11T01:18:00Z">
        <w:r>
          <w:rPr>
            <w:noProof/>
          </w:rPr>
          <w:drawing>
            <wp:inline distT="0" distB="0" distL="0" distR="0" wp14:anchorId="05C07B01" wp14:editId="4220B2E8">
              <wp:extent cx="2895600" cy="6070969"/>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58">
                        <a:extLst>
                          <a:ext uri="{28A0092B-C50C-407E-A947-70E740481C1C}">
                            <a14:useLocalDpi xmlns:a14="http://schemas.microsoft.com/office/drawing/2010/main" val="0"/>
                          </a:ext>
                        </a:extLst>
                      </a:blip>
                      <a:stretch>
                        <a:fillRect/>
                      </a:stretch>
                    </pic:blipFill>
                    <pic:spPr>
                      <a:xfrm>
                        <a:off x="0" y="0"/>
                        <a:ext cx="2904041" cy="6088666"/>
                      </a:xfrm>
                      <a:prstGeom prst="rect">
                        <a:avLst/>
                      </a:prstGeom>
                    </pic:spPr>
                  </pic:pic>
                </a:graphicData>
              </a:graphic>
            </wp:inline>
          </w:drawing>
        </w:r>
      </w:ins>
      <w:del w:id="487" w:author="Balázs Dán" w:date="2021-11-09T16:01:00Z">
        <w:r w:rsidR="00D57497" w:rsidDel="00E069D9">
          <w:delText>//TODO: kép</w:delText>
        </w:r>
      </w:del>
    </w:p>
    <w:p w14:paraId="59AEDEEC" w14:textId="77777777" w:rsidR="003F0F6E" w:rsidRDefault="003F0F6E">
      <w:pPr>
        <w:pStyle w:val="Szvegtrzs"/>
        <w:ind w:firstLine="0"/>
        <w:jc w:val="center"/>
        <w:rPr>
          <w:ins w:id="488" w:author="Balázs Dán" w:date="2021-11-10T22:06:00Z"/>
        </w:rPr>
        <w:pPrChange w:id="489" w:author="Balázs Dán" w:date="2021-11-11T01:18:00Z">
          <w:pPr>
            <w:pStyle w:val="Szvegtrzs"/>
            <w:ind w:firstLine="426"/>
          </w:pPr>
        </w:pPrChange>
      </w:pPr>
    </w:p>
    <w:p w14:paraId="2D996DBB" w14:textId="1979F67C" w:rsidR="003F0F6E" w:rsidRDefault="00E6476A">
      <w:pPr>
        <w:pStyle w:val="Szvegtrzs"/>
        <w:ind w:firstLine="0"/>
        <w:jc w:val="center"/>
        <w:rPr>
          <w:ins w:id="490" w:author="Balázs Dán" w:date="2021-11-10T22:07:00Z"/>
        </w:rPr>
        <w:pPrChange w:id="491" w:author="Balázs Dán" w:date="2021-11-10T22:08:00Z">
          <w:pPr>
            <w:pStyle w:val="Szvegtrzs"/>
            <w:ind w:firstLine="0"/>
          </w:pPr>
        </w:pPrChange>
      </w:pPr>
      <w:ins w:id="492" w:author="Balázs Dán" w:date="2021-11-10T22:46:00Z">
        <w:r>
          <w:t>3</w:t>
        </w:r>
      </w:ins>
      <w:ins w:id="493" w:author="Balázs Dán" w:date="2021-11-11T22:52:00Z">
        <w:r w:rsidR="0094004C">
          <w:t>4</w:t>
        </w:r>
      </w:ins>
      <w:ins w:id="494" w:author="Balázs Dán" w:date="2021-11-10T22:46:00Z">
        <w:r>
          <w:t>. ábra: Video Vi</w:t>
        </w:r>
      </w:ins>
      <w:ins w:id="495" w:author="Balázs Dán" w:date="2021-11-10T22:47:00Z">
        <w:r>
          <w:t>ew</w:t>
        </w:r>
      </w:ins>
    </w:p>
    <w:p w14:paraId="6EF4CFF7" w14:textId="77777777" w:rsidR="003F0F6E" w:rsidRDefault="003F0F6E" w:rsidP="003C2D3F">
      <w:pPr>
        <w:pStyle w:val="Szvegtrzs"/>
        <w:ind w:firstLine="0"/>
        <w:rPr>
          <w:ins w:id="496" w:author="Balázs Dán" w:date="2021-11-10T22:07:00Z"/>
        </w:rPr>
      </w:pPr>
    </w:p>
    <w:p w14:paraId="057CEA76" w14:textId="3DD46D43" w:rsidR="003F0F6E" w:rsidDel="003F0F6E" w:rsidRDefault="003F0F6E" w:rsidP="003C2D3F">
      <w:pPr>
        <w:pStyle w:val="Szvegtrzs"/>
        <w:ind w:firstLine="0"/>
        <w:rPr>
          <w:del w:id="497" w:author="Balázs Dán" w:date="2021-11-10T22:07:00Z"/>
        </w:rPr>
        <w:sectPr w:rsidR="003F0F6E" w:rsidDel="003F0F6E" w:rsidSect="00222C10">
          <w:pgSz w:w="11906" w:h="16838"/>
          <w:pgMar w:top="1701" w:right="1134" w:bottom="1701" w:left="1701" w:header="709" w:footer="709" w:gutter="567"/>
          <w:cols w:space="708"/>
          <w:docGrid w:linePitch="360"/>
        </w:sectPr>
      </w:pPr>
    </w:p>
    <w:p w14:paraId="243B682B" w14:textId="1830CC03" w:rsidR="00D57497" w:rsidRDefault="001E7275" w:rsidP="003C2D3F">
      <w:pPr>
        <w:pStyle w:val="Cmsor1"/>
        <w:spacing w:after="0" w:line="360" w:lineRule="auto"/>
      </w:pPr>
      <w:del w:id="498" w:author="Balázs Dán" w:date="2021-11-10T22:07:00Z">
        <w:r w:rsidDel="003F0F6E">
          <w:lastRenderedPageBreak/>
          <w:delText>U</w:delText>
        </w:r>
      </w:del>
      <w:ins w:id="499" w:author="Balázs Dán" w:date="2021-11-10T23:07:00Z">
        <w:r w:rsidR="00623313">
          <w:t>Ut</w:t>
        </w:r>
      </w:ins>
      <w:del w:id="500" w:author="Balázs Dán" w:date="2021-11-10T23:07:00Z">
        <w:r w:rsidDel="00623313">
          <w:delText>t</w:delText>
        </w:r>
      </w:del>
      <w:r>
        <w:t>olsó módosítások</w:t>
      </w:r>
    </w:p>
    <w:p w14:paraId="1AA6E4A2" w14:textId="48C7519E" w:rsidR="00CC756A" w:rsidRDefault="00CC756A" w:rsidP="00CC756A">
      <w:pPr>
        <w:pStyle w:val="Szvegtrzs"/>
      </w:pPr>
      <w:r>
        <w:t>Miután készen lett az applikáció, lokálisan már teljesen működőképessé vált így a projektem. A fő célom viszont az volt, hogy a létrehozott hardvereimet bárhonnan elérhessem és kezelhessem. A lokális hálózatot Domain-re cseréltem, a Video Streaming-et, hogy bárhonnan elérhessen, ahhoz ngrok-ot használtam.</w:t>
      </w:r>
      <w:r w:rsidR="00B703ED">
        <w:t xml:space="preserve"> </w:t>
      </w:r>
    </w:p>
    <w:p w14:paraId="2192FE21" w14:textId="0E2414B5" w:rsidR="00B703ED" w:rsidRPr="00CC756A" w:rsidRDefault="00B703ED" w:rsidP="00CC756A">
      <w:pPr>
        <w:pStyle w:val="Szvegtrzs"/>
      </w:pPr>
      <w:r w:rsidRPr="00B703ED">
        <w:t xml:space="preserve">Az ngrok egy többplatformos alkalmazás, </w:t>
      </w:r>
      <w:r>
        <w:t xml:space="preserve">amely </w:t>
      </w:r>
      <w:r w:rsidRPr="00B703ED">
        <w:t xml:space="preserve">lehetővé teszi a fejlesztők számára, hogy minimális erőfeszítéssel hozzáférjenek egy helyi fejlesztői szerverhez az </w:t>
      </w:r>
      <w:r w:rsidR="004313E9">
        <w:t>Interneten keresztül</w:t>
      </w:r>
      <w:r w:rsidRPr="00B703ED">
        <w:t xml:space="preserve">. </w:t>
      </w:r>
      <w:r w:rsidR="00134796" w:rsidRPr="00134796">
        <w:t>A szoftver az ngrok.com aldomainjére teszi a helyileg üzemeltetett webszervert</w:t>
      </w:r>
      <w:r w:rsidR="00724CB3" w:rsidRPr="00724CB3">
        <w:t>, ami azt jelenti, hogy nincs szükség nyilvános IP-címre vagy tartománynévre a helyi gépen</w:t>
      </w:r>
      <w:ins w:id="501" w:author="Balázs Dán" w:date="2021-11-09T18:37:00Z">
        <w:r w:rsidR="007C660E">
          <w:t xml:space="preserve"> </w:t>
        </w:r>
        <w:r w:rsidR="007C660E">
          <w:fldChar w:fldCharType="begin"/>
        </w:r>
        <w:r w:rsidR="007C660E">
          <w:instrText xml:space="preserve"> REF _Ref87375487 \r \h </w:instrText>
        </w:r>
      </w:ins>
      <w:r w:rsidR="007C660E">
        <w:fldChar w:fldCharType="separate"/>
      </w:r>
      <w:ins w:id="502" w:author="Balázs Dán" w:date="2021-11-09T18:37:00Z">
        <w:r w:rsidR="007C660E">
          <w:t>[23]</w:t>
        </w:r>
        <w:r w:rsidR="007C660E">
          <w:fldChar w:fldCharType="end"/>
        </w:r>
      </w:ins>
      <w:r w:rsidR="00724CB3" w:rsidRPr="00724CB3">
        <w:t>.</w:t>
      </w:r>
    </w:p>
    <w:p w14:paraId="5E18CEC2" w14:textId="0C0EEDA1" w:rsidR="001E7275" w:rsidRDefault="001E7275" w:rsidP="003C2D3F">
      <w:pPr>
        <w:pStyle w:val="Cmsor2"/>
        <w:spacing w:after="0"/>
      </w:pPr>
      <w:r>
        <w:t>Domain</w:t>
      </w:r>
      <w:r w:rsidR="00217E16">
        <w:t xml:space="preserve"> és ngrok</w:t>
      </w:r>
    </w:p>
    <w:p w14:paraId="585C8D30" w14:textId="443058DA" w:rsidR="0034198B" w:rsidRDefault="00F2468A" w:rsidP="0034198B">
      <w:pPr>
        <w:pStyle w:val="Szvegtrzs"/>
        <w:ind w:firstLine="426"/>
      </w:pPr>
      <w:r>
        <w:t>A</w:t>
      </w:r>
      <w:r w:rsidR="00480C16">
        <w:t xml:space="preserve"> „</w:t>
      </w:r>
      <w:r w:rsidR="00480C16" w:rsidRPr="00A637B2">
        <w:rPr>
          <w:rFonts w:ascii="Consolas" w:hAnsi="Consolas"/>
          <w:sz w:val="22"/>
          <w:szCs w:val="22"/>
          <w:rPrChange w:id="503" w:author="Dr. Kocsis Gergely" w:date="2021-11-07T22:45:00Z">
            <w:rPr/>
          </w:rPrChange>
        </w:rPr>
        <w:t>tarhely.eu</w:t>
      </w:r>
      <w:r w:rsidR="00480C16">
        <w:t>”</w:t>
      </w:r>
      <w:r w:rsidR="00876B67">
        <w:t xml:space="preserve"> oldalon</w:t>
      </w:r>
      <w:r>
        <w:t xml:space="preserve"> előfizettem egy domain-re</w:t>
      </w:r>
      <w:r w:rsidR="00480C16">
        <w:t>, ahová feltöltöttem a teljes, kész adatbázisomat és backend fájlaimat</w:t>
      </w:r>
      <w:r w:rsidR="0034198B">
        <w:t>.</w:t>
      </w:r>
      <w:r w:rsidR="00480C16">
        <w:t xml:space="preserve"> </w:t>
      </w:r>
      <w:r w:rsidR="00291F4D">
        <w:t>A</w:t>
      </w:r>
      <w:r w:rsidR="00480C16">
        <w:t xml:space="preserve"> „</w:t>
      </w:r>
      <w:r w:rsidR="00480C16" w:rsidRPr="007E1300">
        <w:rPr>
          <w:rFonts w:ascii="Consolas" w:hAnsi="Consolas"/>
          <w:sz w:val="22"/>
          <w:szCs w:val="22"/>
          <w:rPrChange w:id="504" w:author="Dr. Kocsis Gergely" w:date="2021-11-07T22:45:00Z">
            <w:rPr/>
          </w:rPrChange>
        </w:rPr>
        <w:t>connection.php</w:t>
      </w:r>
      <w:r w:rsidR="00480C16">
        <w:t>”-ban levő négy változót kellett módosítanom</w:t>
      </w:r>
      <w:r w:rsidR="0034198B">
        <w:t xml:space="preserve"> ahhoz, hogy a</w:t>
      </w:r>
      <w:r w:rsidR="00922C2D">
        <w:t xml:space="preserve"> Domain </w:t>
      </w:r>
      <w:r w:rsidR="00B53488">
        <w:t>adatbázisrendszer</w:t>
      </w:r>
      <w:r w:rsidR="00B6385E">
        <w:t xml:space="preserve"> és annak</w:t>
      </w:r>
      <w:r w:rsidR="00B53488">
        <w:t xml:space="preserve"> backend-je</w:t>
      </w:r>
      <w:r w:rsidR="00B50E58">
        <w:t xml:space="preserve"> teljesen</w:t>
      </w:r>
      <w:r w:rsidR="00B53488">
        <w:t xml:space="preserve"> </w:t>
      </w:r>
      <w:r w:rsidR="0034198B">
        <w:t>üzemképes legye</w:t>
      </w:r>
      <w:r w:rsidR="00361A2F">
        <w:t>n</w:t>
      </w:r>
      <w:r w:rsidR="0034198B">
        <w:t>,</w:t>
      </w:r>
      <w:r w:rsidR="00521C07">
        <w:t xml:space="preserve"> míg az applikáció esetén a „</w:t>
      </w:r>
      <w:r w:rsidR="00521C07" w:rsidRPr="007E1300">
        <w:rPr>
          <w:rFonts w:ascii="Consolas" w:hAnsi="Consolas"/>
          <w:sz w:val="22"/>
          <w:szCs w:val="22"/>
          <w:rPrChange w:id="505" w:author="Dr. Kocsis Gergely" w:date="2021-11-07T22:45:00Z">
            <w:rPr/>
          </w:rPrChange>
        </w:rPr>
        <w:t>config.json</w:t>
      </w:r>
      <w:r w:rsidR="00521C07">
        <w:t xml:space="preserve">”-be elmentett </w:t>
      </w:r>
      <w:r w:rsidR="00521C07" w:rsidRPr="007E1300">
        <w:rPr>
          <w:rFonts w:ascii="Consolas" w:hAnsi="Consolas"/>
          <w:sz w:val="22"/>
          <w:szCs w:val="22"/>
          <w:rPrChange w:id="506" w:author="Dr. Kocsis Gergely" w:date="2021-11-07T22:45:00Z">
            <w:rPr/>
          </w:rPrChange>
        </w:rPr>
        <w:t>url</w:t>
      </w:r>
      <w:r w:rsidR="00521C07">
        <w:t>-t módosítottam a Domain url-re,</w:t>
      </w:r>
      <w:r w:rsidR="0034198B">
        <w:t xml:space="preserve"> hogy bárhonnan elérhető legyen</w:t>
      </w:r>
      <w:r w:rsidR="00B27D95">
        <w:t>.</w:t>
      </w:r>
      <w:del w:id="507" w:author="Balázs Dán" w:date="2021-11-09T16:27:00Z">
        <w:r w:rsidR="00B27D95" w:rsidDel="00CD22DF">
          <w:delText xml:space="preserve"> </w:delText>
        </w:r>
      </w:del>
      <w:ins w:id="508" w:author="Balázs Dán" w:date="2021-11-09T16:27:00Z">
        <w:r w:rsidR="00CD22DF">
          <w:t xml:space="preserve"> </w:t>
        </w:r>
      </w:ins>
      <w:ins w:id="509" w:author="Balázs Dán" w:date="2021-11-09T16:29:00Z">
        <w:r w:rsidR="00FD4AA1">
          <w:t xml:space="preserve">Minden olyan backend fájlt, amely </w:t>
        </w:r>
      </w:ins>
      <w:ins w:id="510" w:author="Balázs Dán" w:date="2021-11-09T16:30:00Z">
        <w:r w:rsidR="002B03AC" w:rsidRPr="005B142B">
          <w:rPr>
            <w:rFonts w:ascii="Consolas" w:hAnsi="Consolas"/>
            <w:sz w:val="22"/>
            <w:szCs w:val="22"/>
          </w:rPr>
          <w:t>token</w:t>
        </w:r>
      </w:ins>
      <w:ins w:id="511" w:author="Balázs Dán" w:date="2021-11-09T16:29:00Z">
        <w:r w:rsidR="00FD4AA1">
          <w:t>-t kezel</w:t>
        </w:r>
      </w:ins>
      <w:ins w:id="512" w:author="Balázs Dán" w:date="2021-11-09T16:31:00Z">
        <w:r w:rsidR="002B03AC">
          <w:t xml:space="preserve"> (például 18. ábra)</w:t>
        </w:r>
      </w:ins>
      <w:ins w:id="513" w:author="Balázs Dán" w:date="2021-11-09T16:29:00Z">
        <w:r w:rsidR="00FD4AA1">
          <w:t>,</w:t>
        </w:r>
      </w:ins>
      <w:ins w:id="514" w:author="Balázs Dán" w:date="2021-11-09T16:30:00Z">
        <w:r w:rsidR="002B03AC">
          <w:t xml:space="preserve"> módosítan</w:t>
        </w:r>
      </w:ins>
      <w:ins w:id="515" w:author="Balázs Dán" w:date="2021-11-11T14:58:00Z">
        <w:r w:rsidR="004C1F19">
          <w:t>om</w:t>
        </w:r>
      </w:ins>
      <w:ins w:id="516" w:author="Balázs Dán" w:date="2021-11-09T16:30:00Z">
        <w:r w:rsidR="002B03AC">
          <w:t xml:space="preserve"> kellett a </w:t>
        </w:r>
        <w:r w:rsidR="002B03AC" w:rsidRPr="002B03AC">
          <w:rPr>
            <w:rFonts w:ascii="Consolas" w:hAnsi="Consolas"/>
            <w:sz w:val="22"/>
            <w:szCs w:val="22"/>
            <w:rPrChange w:id="517" w:author="Balázs Dán" w:date="2021-11-09T16:30:00Z">
              <w:rPr/>
            </w:rPrChange>
          </w:rPr>
          <w:t>token header</w:t>
        </w:r>
        <w:r w:rsidR="002B03AC">
          <w:t xml:space="preserve"> lekérési módján.</w:t>
        </w:r>
      </w:ins>
      <w:ins w:id="518" w:author="Balázs Dán" w:date="2021-11-11T14:54:00Z">
        <w:r w:rsidR="00EA1C59">
          <w:t xml:space="preserve"> </w:t>
        </w:r>
      </w:ins>
      <w:ins w:id="519" w:author="Balázs Dán" w:date="2021-11-11T14:56:00Z">
        <w:r w:rsidR="00EA1C59">
          <w:t>Az</w:t>
        </w:r>
      </w:ins>
      <w:ins w:id="520" w:author="Balázs Dán" w:date="2021-11-11T14:57:00Z">
        <w:r w:rsidR="00EA1C59">
          <w:t xml:space="preserve"> </w:t>
        </w:r>
        <w:r w:rsidR="00EA1C59" w:rsidRPr="00EA1C59">
          <w:rPr>
            <w:rFonts w:ascii="Consolas" w:hAnsi="Consolas"/>
            <w:sz w:val="22"/>
            <w:szCs w:val="22"/>
            <w:rPrChange w:id="521" w:author="Balázs Dán" w:date="2021-11-11T14:57:00Z">
              <w:rPr/>
            </w:rPrChange>
          </w:rPr>
          <w:t>apache_request_headers()</w:t>
        </w:r>
        <w:r w:rsidR="00EA1C59">
          <w:t xml:space="preserve"> funkció</w:t>
        </w:r>
      </w:ins>
      <w:ins w:id="522" w:author="Balázs Dán" w:date="2021-11-11T14:59:00Z">
        <w:r w:rsidR="00AB1DCF">
          <w:t xml:space="preserve"> alapján létrehozott</w:t>
        </w:r>
      </w:ins>
      <w:ins w:id="523" w:author="Balázs Dán" w:date="2021-11-11T14:54:00Z">
        <w:r w:rsidR="00EA1C59">
          <w:t xml:space="preserve"> </w:t>
        </w:r>
      </w:ins>
      <w:ins w:id="524" w:author="Balázs Dán" w:date="2021-11-11T14:55:00Z">
        <w:r w:rsidR="00EA1C59" w:rsidRPr="00EA1C59">
          <w:rPr>
            <w:rFonts w:ascii="Consolas" w:hAnsi="Consolas"/>
            <w:sz w:val="22"/>
            <w:szCs w:val="22"/>
            <w:rPrChange w:id="525" w:author="Balázs Dán" w:date="2021-11-11T14:58:00Z">
              <w:rPr/>
            </w:rPrChange>
          </w:rPr>
          <w:t>$headers['token’]</w:t>
        </w:r>
      </w:ins>
      <w:ins w:id="526" w:author="Balázs Dán" w:date="2021-11-11T14:57:00Z">
        <w:r w:rsidR="00EA1C59">
          <w:t xml:space="preserve"> változót</w:t>
        </w:r>
      </w:ins>
      <w:ins w:id="527" w:author="Balázs Dán" w:date="2021-11-11T14:55:00Z">
        <w:r w:rsidR="00EA1C59">
          <w:t xml:space="preserve"> egyszerűen csak át kellett írnom </w:t>
        </w:r>
        <w:r w:rsidR="00EA1C59" w:rsidRPr="00EA1C59">
          <w:rPr>
            <w:rFonts w:ascii="Consolas" w:hAnsi="Consolas"/>
            <w:sz w:val="22"/>
            <w:szCs w:val="22"/>
            <w:rPrChange w:id="528" w:author="Balázs Dán" w:date="2021-11-11T14:58:00Z">
              <w:rPr/>
            </w:rPrChange>
          </w:rPr>
          <w:t>$_SERVER[’HTTP_TOKEN’]-</w:t>
        </w:r>
        <w:r w:rsidR="00EA1C59">
          <w:t>re.</w:t>
        </w:r>
      </w:ins>
      <w:ins w:id="529" w:author="Balázs Dán" w:date="2021-11-09T16:30:00Z">
        <w:r w:rsidR="002B03AC">
          <w:t xml:space="preserve"> </w:t>
        </w:r>
      </w:ins>
      <w:r w:rsidR="001F64F3">
        <w:t xml:space="preserve">A két Arduino programban is módosítanom kellett a </w:t>
      </w:r>
      <w:r w:rsidR="00CE744F">
        <w:t xml:space="preserve">GET és POST Request címeket. </w:t>
      </w:r>
      <w:r w:rsidR="0034198B">
        <w:t>A Video View viszont</w:t>
      </w:r>
      <w:r w:rsidR="002B77D2">
        <w:t xml:space="preserve"> </w:t>
      </w:r>
      <w:r w:rsidR="00D511DF">
        <w:t xml:space="preserve">még </w:t>
      </w:r>
      <w:r w:rsidR="002B77D2">
        <w:t xml:space="preserve">így sem </w:t>
      </w:r>
      <w:r w:rsidR="0034198B">
        <w:t xml:space="preserve">működne az applikációban, mert az még mindig csak lokálisan </w:t>
      </w:r>
      <w:del w:id="530" w:author="Balázs Dán" w:date="2021-11-11T14:09:00Z">
        <w:r w:rsidR="0034198B" w:rsidDel="00145A70">
          <w:delText>elérhető</w:delText>
        </w:r>
      </w:del>
      <w:ins w:id="531" w:author="Balázs Dán" w:date="2021-11-11T14:09:00Z">
        <w:r w:rsidR="00145A70">
          <w:t>érhető el</w:t>
        </w:r>
      </w:ins>
      <w:r w:rsidR="0034198B">
        <w:t>.</w:t>
      </w:r>
    </w:p>
    <w:p w14:paraId="4477853D" w14:textId="1BC84AFF" w:rsidR="00D5241A" w:rsidRDefault="0034198B" w:rsidP="0034198B">
      <w:pPr>
        <w:pStyle w:val="Szvegtrzs"/>
        <w:ind w:firstLine="426"/>
      </w:pPr>
      <w:r>
        <w:t>Amikor leprogramoztuk és Serial Monitorban megnyitottuk a kamerarendszert, akkor ott mindig kiírt egy ESP32 IP</w:t>
      </w:r>
      <w:r w:rsidR="00465591">
        <w:t xml:space="preserve"> címe</w:t>
      </w:r>
      <w:r>
        <w:t>t. Ez esetemben mindig egy statikus IP volt (</w:t>
      </w:r>
      <w:r w:rsidRPr="007E1300">
        <w:rPr>
          <w:rFonts w:ascii="Consolas" w:hAnsi="Consolas"/>
          <w:sz w:val="22"/>
          <w:szCs w:val="22"/>
          <w:rPrChange w:id="532" w:author="Dr. Kocsis Gergely" w:date="2021-11-07T22:45:00Z">
            <w:rPr/>
          </w:rPrChange>
        </w:rPr>
        <w:t>192.168.0.152</w:t>
      </w:r>
      <w:r>
        <w:t>). Az ngrok főoldalára beregisztrálva, majd bejelentkezve a „</w:t>
      </w:r>
      <w:r w:rsidRPr="007E1300">
        <w:rPr>
          <w:rFonts w:ascii="Consolas" w:hAnsi="Consolas"/>
          <w:sz w:val="22"/>
          <w:szCs w:val="22"/>
          <w:rPrChange w:id="533" w:author="Dr. Kocsis Gergely" w:date="2021-11-07T22:45:00Z">
            <w:rPr/>
          </w:rPrChange>
        </w:rPr>
        <w:t>Your Authtoken</w:t>
      </w:r>
      <w:r>
        <w:t>” menüpontnál látható a saját Authtoken</w:t>
      </w:r>
      <w:ins w:id="534" w:author="Dr. Kocsis Gergely" w:date="2021-11-07T22:46:00Z">
        <w:r w:rsidR="0007017C">
          <w:t>-</w:t>
        </w:r>
      </w:ins>
      <w:r>
        <w:t>ünk, amely szükséges az IP cím tunnel létrehozásához</w:t>
      </w:r>
      <w:ins w:id="535" w:author="Balázs Dán" w:date="2021-11-09T18:38:00Z">
        <w:r w:rsidR="007C660E">
          <w:t xml:space="preserve"> </w:t>
        </w:r>
        <w:r w:rsidR="007C660E">
          <w:fldChar w:fldCharType="begin"/>
        </w:r>
        <w:r w:rsidR="007C660E">
          <w:instrText xml:space="preserve"> REF _Ref87374238 \r \h </w:instrText>
        </w:r>
      </w:ins>
      <w:r w:rsidR="007C660E">
        <w:fldChar w:fldCharType="separate"/>
      </w:r>
      <w:ins w:id="536" w:author="Balázs Dán" w:date="2021-11-09T18:38:00Z">
        <w:r w:rsidR="007C660E">
          <w:t>[19]</w:t>
        </w:r>
        <w:r w:rsidR="007C660E">
          <w:fldChar w:fldCharType="end"/>
        </w:r>
      </w:ins>
      <w:r>
        <w:t xml:space="preserve">. </w:t>
      </w:r>
      <w:r w:rsidR="00D5241A">
        <w:t xml:space="preserve">Az oldalról az ngrok alkalmazás letöltését, majd futtatását követően a megjelenő terminálba írva az alábbi utasításokat: </w:t>
      </w:r>
    </w:p>
    <w:p w14:paraId="310973D0" w14:textId="587444DF" w:rsidR="001E7275" w:rsidRDefault="00D5241A" w:rsidP="00D5241A">
      <w:pPr>
        <w:pStyle w:val="Szvegtrzs"/>
        <w:ind w:firstLine="426"/>
      </w:pPr>
      <w:r w:rsidRPr="00D5241A">
        <w:rPr>
          <w:bdr w:val="single" w:sz="4" w:space="0" w:color="auto"/>
          <w:shd w:val="clear" w:color="auto" w:fill="E7E6E6" w:themeFill="background2"/>
        </w:rPr>
        <w:t>ngrok authtoken „Saját</w:t>
      </w:r>
      <w:r w:rsidR="00656618">
        <w:rPr>
          <w:bdr w:val="single" w:sz="4" w:space="0" w:color="auto"/>
          <w:shd w:val="clear" w:color="auto" w:fill="E7E6E6" w:themeFill="background2"/>
        </w:rPr>
        <w:t>-</w:t>
      </w:r>
      <w:r w:rsidRPr="00D5241A">
        <w:rPr>
          <w:bdr w:val="single" w:sz="4" w:space="0" w:color="auto"/>
          <w:shd w:val="clear" w:color="auto" w:fill="E7E6E6" w:themeFill="background2"/>
        </w:rPr>
        <w:t>Auth</w:t>
      </w:r>
      <w:r w:rsidR="00656618">
        <w:rPr>
          <w:bdr w:val="single" w:sz="4" w:space="0" w:color="auto"/>
          <w:shd w:val="clear" w:color="auto" w:fill="E7E6E6" w:themeFill="background2"/>
        </w:rPr>
        <w:t>-</w:t>
      </w:r>
      <w:r w:rsidRPr="00D5241A">
        <w:rPr>
          <w:bdr w:val="single" w:sz="4" w:space="0" w:color="auto"/>
          <w:shd w:val="clear" w:color="auto" w:fill="E7E6E6" w:themeFill="background2"/>
        </w:rPr>
        <w:t>Token”</w:t>
      </w:r>
      <w:r w:rsidRPr="00D5241A">
        <w:rPr>
          <w:shd w:val="clear" w:color="auto" w:fill="FFFFFF" w:themeFill="background1"/>
        </w:rPr>
        <w:t>;</w:t>
      </w:r>
    </w:p>
    <w:p w14:paraId="724787D4" w14:textId="71D87DE4" w:rsidR="00D5241A" w:rsidRDefault="00D5241A" w:rsidP="00D5241A">
      <w:pPr>
        <w:pStyle w:val="Szvegtrzs"/>
        <w:ind w:firstLine="426"/>
      </w:pPr>
      <w:r w:rsidRPr="00D5241A">
        <w:rPr>
          <w:bdr w:val="single" w:sz="4" w:space="0" w:color="auto"/>
          <w:shd w:val="clear" w:color="auto" w:fill="E7E6E6" w:themeFill="background2"/>
        </w:rPr>
        <w:t>ngrok http „IP-Cím”</w:t>
      </w:r>
      <w:r w:rsidRPr="001F7A52">
        <w:rPr>
          <w:rPrChange w:id="537" w:author="Balázs Dán" w:date="2021-11-09T19:15:00Z">
            <w:rPr>
              <w:shd w:val="clear" w:color="auto" w:fill="E7E6E6" w:themeFill="background2"/>
            </w:rPr>
          </w:rPrChange>
        </w:rPr>
        <w:t>;</w:t>
      </w:r>
      <w:r>
        <w:t xml:space="preserve"> esetemben </w:t>
      </w:r>
      <w:r w:rsidRPr="0007017C">
        <w:rPr>
          <w:rFonts w:ascii="Consolas" w:hAnsi="Consolas"/>
          <w:sz w:val="22"/>
          <w:szCs w:val="22"/>
          <w:rPrChange w:id="538" w:author="Dr. Kocsis Gergely" w:date="2021-11-07T22:46:00Z">
            <w:rPr/>
          </w:rPrChange>
        </w:rPr>
        <w:t>192.168.0.152</w:t>
      </w:r>
    </w:p>
    <w:p w14:paraId="196298D4" w14:textId="77777777" w:rsidR="00B95B29" w:rsidRDefault="00B95B29" w:rsidP="00D5241A">
      <w:pPr>
        <w:pStyle w:val="Szvegtrzs"/>
        <w:ind w:firstLine="426"/>
      </w:pPr>
    </w:p>
    <w:p w14:paraId="7988805B" w14:textId="77777777" w:rsidR="00E54FC6" w:rsidRDefault="00B258D9" w:rsidP="002654FC">
      <w:pPr>
        <w:pStyle w:val="Szvegtrzs"/>
        <w:ind w:firstLine="426"/>
      </w:pPr>
      <w:r>
        <w:lastRenderedPageBreak/>
        <w:t xml:space="preserve">Ezen két parancs után megjelenik </w:t>
      </w:r>
      <w:r w:rsidR="00C35C04">
        <w:t>majd egy ablak, ahol a két web-címen elérhető a Video Streaming. A „</w:t>
      </w:r>
      <w:r w:rsidR="00C35C04" w:rsidRPr="0007017C">
        <w:rPr>
          <w:rFonts w:ascii="Consolas" w:hAnsi="Consolas"/>
          <w:sz w:val="22"/>
          <w:szCs w:val="22"/>
          <w:rPrChange w:id="539" w:author="Dr. Kocsis Gergely" w:date="2021-11-07T22:46:00Z">
            <w:rPr/>
          </w:rPrChange>
        </w:rPr>
        <w:t>https</w:t>
      </w:r>
      <w:r w:rsidR="00C35C04">
        <w:t>” linket kimásolva az applikációban vagy adatbázisban a rendszerkezelő hozzá tudja majd adni, hogy ez a link melyik Arduino-hoz tartozzon. Ezáltal csak olyan felhasználók esetén jelenik csak meg a Video Streaming, akik olyan „</w:t>
      </w:r>
      <w:r w:rsidR="00C35C04" w:rsidRPr="0007017C">
        <w:rPr>
          <w:rFonts w:ascii="Consolas" w:hAnsi="Consolas"/>
          <w:sz w:val="22"/>
          <w:szCs w:val="22"/>
          <w:rPrChange w:id="540" w:author="Dr. Kocsis Gergely" w:date="2021-11-07T22:46:00Z">
            <w:rPr/>
          </w:rPrChange>
        </w:rPr>
        <w:t>rfid_id</w:t>
      </w:r>
      <w:r w:rsidR="00C35C04">
        <w:t>”-val rendelkeznek, amely ajtónyitási státusza az engedélyezett az adott Arduino ID-re.</w:t>
      </w:r>
      <w:r w:rsidR="00C776BB">
        <w:t xml:space="preserve"> </w:t>
      </w:r>
    </w:p>
    <w:p w14:paraId="2A153366" w14:textId="31D2A81F" w:rsidR="00B258D9" w:rsidRDefault="00C776BB" w:rsidP="00D5241A">
      <w:pPr>
        <w:pStyle w:val="Szvegtrzs"/>
        <w:ind w:firstLine="0"/>
      </w:pPr>
      <w:r>
        <w:t>Az ingyenes ngrok-nak annyi hátulütője van, hogy egy eszköznek futnia kell ahhoz, hogy egy IP cím elérhető legyen. Az alkalmazás bezárása és újból való megnyitása esetén új IP címet fog hozzárendelni.</w:t>
      </w:r>
    </w:p>
    <w:p w14:paraId="52ACD338" w14:textId="7B62B238" w:rsidR="001E7275" w:rsidRDefault="001E7275" w:rsidP="003C2D3F">
      <w:pPr>
        <w:pStyle w:val="Cmsor2"/>
        <w:spacing w:after="0"/>
      </w:pPr>
      <w:r>
        <w:t>A kész projekt elérhetővé tétele</w:t>
      </w:r>
    </w:p>
    <w:p w14:paraId="67B935C6" w14:textId="2947CEA2" w:rsidR="003E1DA7" w:rsidRDefault="00DD1D08" w:rsidP="003C2D3F">
      <w:pPr>
        <w:pStyle w:val="Szvegtrzs"/>
        <w:ind w:firstLine="426"/>
        <w:rPr>
          <w:ins w:id="541" w:author="Balázs Dán" w:date="2021-11-12T13:17:00Z"/>
        </w:rPr>
      </w:pPr>
      <w:ins w:id="542" w:author="Balázs Dán" w:date="2021-11-12T15:26:00Z">
        <w:r>
          <w:t>Szakdolgozatomat GitHub-on tettem elérhetővé. A Repository-kat az alábbi Terminál parancsok</w:t>
        </w:r>
      </w:ins>
      <w:ins w:id="543" w:author="Balázs Dán" w:date="2021-11-12T15:27:00Z">
        <w:r>
          <w:t xml:space="preserve">kal hoztam létre </w:t>
        </w:r>
        <w:r>
          <w:fldChar w:fldCharType="begin"/>
        </w:r>
        <w:r>
          <w:instrText xml:space="preserve"> REF _Ref87623257 \r \h </w:instrText>
        </w:r>
      </w:ins>
      <w:r>
        <w:fldChar w:fldCharType="separate"/>
      </w:r>
      <w:ins w:id="544" w:author="Balázs Dán" w:date="2021-11-12T15:27:00Z">
        <w:r>
          <w:t>[24]</w:t>
        </w:r>
        <w:r>
          <w:fldChar w:fldCharType="end"/>
        </w:r>
        <w:r>
          <w:t>:</w:t>
        </w:r>
      </w:ins>
      <w:del w:id="545" w:author="Balázs Dán" w:date="2021-11-12T15:26:00Z">
        <w:r w:rsidR="003E1DA7" w:rsidDel="00DD1D08">
          <w:delText>//todo//</w:delText>
        </w:r>
      </w:del>
    </w:p>
    <w:p w14:paraId="0ECEEF09" w14:textId="6CF29E28" w:rsidR="006C1A36" w:rsidRDefault="009C0B6B" w:rsidP="009C0B6B">
      <w:pPr>
        <w:pStyle w:val="Szvegtrzs"/>
        <w:numPr>
          <w:ilvl w:val="0"/>
          <w:numId w:val="25"/>
        </w:numPr>
        <w:rPr>
          <w:ins w:id="546" w:author="Balázs Dán" w:date="2021-11-12T13:17:00Z"/>
        </w:rPr>
        <w:pPrChange w:id="547" w:author="Balázs Dán" w:date="2021-11-12T15:34:00Z">
          <w:pPr>
            <w:pStyle w:val="Szvegtrzs"/>
            <w:ind w:firstLine="426"/>
          </w:pPr>
        </w:pPrChange>
      </w:pPr>
      <w:ins w:id="548" w:author="Balázs Dán" w:date="2021-11-12T15:35:00Z">
        <w:r>
          <w:rPr>
            <w:bdr w:val="single" w:sz="4" w:space="0" w:color="auto"/>
            <w:shd w:val="clear" w:color="auto" w:fill="E7E6E6" w:themeFill="background2"/>
          </w:rPr>
          <w:t xml:space="preserve"> </w:t>
        </w:r>
      </w:ins>
      <w:ins w:id="549" w:author="Balázs Dán" w:date="2021-11-12T13:17:00Z">
        <w:r w:rsidR="006C1A36" w:rsidRPr="007551CA">
          <w:rPr>
            <w:bdr w:val="single" w:sz="4" w:space="0" w:color="auto"/>
            <w:shd w:val="clear" w:color="auto" w:fill="E7E6E6" w:themeFill="background2"/>
            <w:rPrChange w:id="550" w:author="Balázs Dán" w:date="2021-11-12T15:33:00Z">
              <w:rPr/>
            </w:rPrChange>
          </w:rPr>
          <w:t>git init</w:t>
        </w:r>
      </w:ins>
      <w:ins w:id="551" w:author="Balázs Dán" w:date="2021-11-12T15:36:00Z">
        <w:r>
          <w:rPr>
            <w:bdr w:val="single" w:sz="4" w:space="0" w:color="auto"/>
            <w:shd w:val="clear" w:color="auto" w:fill="E7E6E6" w:themeFill="background2"/>
          </w:rPr>
          <w:t xml:space="preserve"> </w:t>
        </w:r>
      </w:ins>
    </w:p>
    <w:p w14:paraId="20D34A13" w14:textId="37EC7E5D" w:rsidR="006C1A36" w:rsidRDefault="009C0B6B" w:rsidP="009C0B6B">
      <w:pPr>
        <w:pStyle w:val="Szvegtrzs"/>
        <w:numPr>
          <w:ilvl w:val="0"/>
          <w:numId w:val="25"/>
        </w:numPr>
        <w:rPr>
          <w:ins w:id="552" w:author="Balázs Dán" w:date="2021-11-12T13:17:00Z"/>
        </w:rPr>
        <w:pPrChange w:id="553" w:author="Balázs Dán" w:date="2021-11-12T15:34:00Z">
          <w:pPr>
            <w:pStyle w:val="Szvegtrzs"/>
            <w:ind w:firstLine="426"/>
          </w:pPr>
        </w:pPrChange>
      </w:pPr>
      <w:ins w:id="554" w:author="Balázs Dán" w:date="2021-11-12T15:35:00Z">
        <w:r>
          <w:rPr>
            <w:bdr w:val="single" w:sz="4" w:space="0" w:color="auto"/>
            <w:shd w:val="clear" w:color="auto" w:fill="E7E6E6" w:themeFill="background2"/>
          </w:rPr>
          <w:t xml:space="preserve"> </w:t>
        </w:r>
      </w:ins>
      <w:ins w:id="555" w:author="Balázs Dán" w:date="2021-11-12T13:17:00Z">
        <w:r w:rsidR="006C1A36" w:rsidRPr="007551CA">
          <w:rPr>
            <w:bdr w:val="single" w:sz="4" w:space="0" w:color="auto"/>
            <w:shd w:val="clear" w:color="auto" w:fill="E7E6E6" w:themeFill="background2"/>
            <w:rPrChange w:id="556" w:author="Balázs Dán" w:date="2021-11-12T15:33:00Z">
              <w:rPr/>
            </w:rPrChange>
          </w:rPr>
          <w:t xml:space="preserve">git add </w:t>
        </w:r>
      </w:ins>
      <w:ins w:id="557" w:author="Balázs Dán" w:date="2021-11-12T15:36:00Z">
        <w:r w:rsidRPr="000D1DA8">
          <w:rPr>
            <w:bdr w:val="single" w:sz="4" w:space="0" w:color="auto"/>
            <w:shd w:val="clear" w:color="auto" w:fill="E7E6E6" w:themeFill="background2"/>
          </w:rPr>
          <w:t>.</w:t>
        </w:r>
      </w:ins>
    </w:p>
    <w:p w14:paraId="2FB3BE0B" w14:textId="75557637" w:rsidR="006C1A36" w:rsidRDefault="009C0B6B" w:rsidP="009C0B6B">
      <w:pPr>
        <w:pStyle w:val="Szvegtrzs"/>
        <w:numPr>
          <w:ilvl w:val="0"/>
          <w:numId w:val="25"/>
        </w:numPr>
        <w:rPr>
          <w:ins w:id="558" w:author="Balázs Dán" w:date="2021-11-12T13:18:00Z"/>
        </w:rPr>
        <w:pPrChange w:id="559" w:author="Balázs Dán" w:date="2021-11-12T15:34:00Z">
          <w:pPr>
            <w:pStyle w:val="Szvegtrzs"/>
            <w:ind w:firstLine="426"/>
          </w:pPr>
        </w:pPrChange>
      </w:pPr>
      <w:ins w:id="560" w:author="Balázs Dán" w:date="2021-11-12T15:35:00Z">
        <w:r>
          <w:rPr>
            <w:bdr w:val="single" w:sz="4" w:space="0" w:color="auto"/>
            <w:shd w:val="clear" w:color="auto" w:fill="E7E6E6" w:themeFill="background2"/>
          </w:rPr>
          <w:t xml:space="preserve"> </w:t>
        </w:r>
      </w:ins>
      <w:ins w:id="561" w:author="Balázs Dán" w:date="2021-11-12T13:17:00Z">
        <w:r w:rsidR="006C1A36" w:rsidRPr="007551CA">
          <w:rPr>
            <w:bdr w:val="single" w:sz="4" w:space="0" w:color="auto"/>
            <w:shd w:val="clear" w:color="auto" w:fill="E7E6E6" w:themeFill="background2"/>
            <w:rPrChange w:id="562" w:author="Balázs Dán" w:date="2021-11-12T15:33:00Z">
              <w:rPr/>
            </w:rPrChange>
          </w:rPr>
          <w:t>git commit -m „</w:t>
        </w:r>
      </w:ins>
      <w:ins w:id="563" w:author="Balázs Dán" w:date="2021-11-12T13:18:00Z">
        <w:r w:rsidR="006C1A36" w:rsidRPr="007551CA">
          <w:rPr>
            <w:bdr w:val="single" w:sz="4" w:space="0" w:color="auto"/>
            <w:shd w:val="clear" w:color="auto" w:fill="E7E6E6" w:themeFill="background2"/>
            <w:rPrChange w:id="564" w:author="Balázs Dán" w:date="2021-11-12T15:33:00Z">
              <w:rPr/>
            </w:rPrChange>
          </w:rPr>
          <w:t>messag</w:t>
        </w:r>
        <w:r w:rsidR="006C1A36" w:rsidRPr="007551CA">
          <w:rPr>
            <w:bdr w:val="single" w:sz="4" w:space="0" w:color="auto"/>
            <w:shd w:val="clear" w:color="auto" w:fill="E7E6E6" w:themeFill="background2"/>
            <w:rPrChange w:id="565" w:author="Balázs Dán" w:date="2021-11-12T15:34:00Z">
              <w:rPr/>
            </w:rPrChange>
          </w:rPr>
          <w:t>e</w:t>
        </w:r>
      </w:ins>
      <w:ins w:id="566" w:author="Balázs Dán" w:date="2021-11-12T13:17:00Z">
        <w:r w:rsidR="006C1A36" w:rsidRPr="007551CA">
          <w:rPr>
            <w:bdr w:val="single" w:sz="4" w:space="0" w:color="auto"/>
            <w:shd w:val="clear" w:color="auto" w:fill="E7E6E6" w:themeFill="background2"/>
            <w:rPrChange w:id="567" w:author="Balázs Dán" w:date="2021-11-12T15:34:00Z">
              <w:rPr/>
            </w:rPrChange>
          </w:rPr>
          <w:t>”</w:t>
        </w:r>
      </w:ins>
    </w:p>
    <w:p w14:paraId="7B7943F5" w14:textId="36C69131" w:rsidR="006C1A36" w:rsidRDefault="009C0B6B" w:rsidP="009C0B6B">
      <w:pPr>
        <w:pStyle w:val="Szvegtrzs"/>
        <w:numPr>
          <w:ilvl w:val="0"/>
          <w:numId w:val="25"/>
        </w:numPr>
        <w:rPr>
          <w:ins w:id="568" w:author="Balázs Dán" w:date="2021-11-12T13:18:00Z"/>
        </w:rPr>
        <w:pPrChange w:id="569" w:author="Balázs Dán" w:date="2021-11-12T15:34:00Z">
          <w:pPr>
            <w:pStyle w:val="Szvegtrzs"/>
            <w:ind w:firstLine="426"/>
          </w:pPr>
        </w:pPrChange>
      </w:pPr>
      <w:ins w:id="570" w:author="Balázs Dán" w:date="2021-11-12T15:36:00Z">
        <w:r>
          <w:rPr>
            <w:bdr w:val="single" w:sz="4" w:space="0" w:color="auto"/>
            <w:shd w:val="clear" w:color="auto" w:fill="E7E6E6" w:themeFill="background2"/>
          </w:rPr>
          <w:t xml:space="preserve"> </w:t>
        </w:r>
      </w:ins>
      <w:ins w:id="571" w:author="Balázs Dán" w:date="2021-11-12T13:18:00Z">
        <w:r w:rsidR="006C1A36" w:rsidRPr="007551CA">
          <w:rPr>
            <w:bdr w:val="single" w:sz="4" w:space="0" w:color="auto"/>
            <w:shd w:val="clear" w:color="auto" w:fill="E7E6E6" w:themeFill="background2"/>
            <w:rPrChange w:id="572" w:author="Balázs Dán" w:date="2021-11-12T15:34:00Z">
              <w:rPr/>
            </w:rPrChange>
          </w:rPr>
          <w:t>git remote add origin</w:t>
        </w:r>
      </w:ins>
      <w:ins w:id="573" w:author="Balázs Dán" w:date="2021-11-12T15:37:00Z">
        <w:r w:rsidR="000D1DA8">
          <w:rPr>
            <w:bdr w:val="single" w:sz="4" w:space="0" w:color="auto"/>
            <w:shd w:val="clear" w:color="auto" w:fill="E7E6E6" w:themeFill="background2"/>
          </w:rPr>
          <w:t xml:space="preserve"> </w:t>
        </w:r>
      </w:ins>
      <w:ins w:id="574" w:author="Balázs Dán" w:date="2021-11-12T15:40:00Z">
        <w:r w:rsidR="0040399F">
          <w:rPr>
            <w:bdr w:val="single" w:sz="4" w:space="0" w:color="auto"/>
            <w:shd w:val="clear" w:color="auto" w:fill="E7E6E6" w:themeFill="background2"/>
          </w:rPr>
          <w:t>https://g</w:t>
        </w:r>
      </w:ins>
      <w:ins w:id="575" w:author="Balázs Dán" w:date="2021-11-12T15:41:00Z">
        <w:r w:rsidR="0040399F">
          <w:rPr>
            <w:bdr w:val="single" w:sz="4" w:space="0" w:color="auto"/>
            <w:shd w:val="clear" w:color="auto" w:fill="E7E6E6" w:themeFill="background2"/>
          </w:rPr>
          <w:t>ithub.com/</w:t>
        </w:r>
      </w:ins>
      <w:ins w:id="576" w:author="Balázs Dán" w:date="2021-11-12T16:00:00Z">
        <w:r w:rsidR="00CD44B7">
          <w:rPr>
            <w:bdr w:val="single" w:sz="4" w:space="0" w:color="auto"/>
            <w:shd w:val="clear" w:color="auto" w:fill="E7E6E6" w:themeFill="background2"/>
          </w:rPr>
          <w:t>user</w:t>
        </w:r>
      </w:ins>
      <w:ins w:id="577" w:author="Balázs Dán" w:date="2021-11-12T15:41:00Z">
        <w:r w:rsidR="0040399F">
          <w:rPr>
            <w:bdr w:val="single" w:sz="4" w:space="0" w:color="auto"/>
            <w:shd w:val="clear" w:color="auto" w:fill="E7E6E6" w:themeFill="background2"/>
          </w:rPr>
          <w:t>/</w:t>
        </w:r>
      </w:ins>
      <w:ins w:id="578" w:author="Balázs Dán" w:date="2021-11-12T16:00:00Z">
        <w:r w:rsidR="00CD44B7">
          <w:rPr>
            <w:bdr w:val="single" w:sz="4" w:space="0" w:color="auto"/>
            <w:shd w:val="clear" w:color="auto" w:fill="E7E6E6" w:themeFill="background2"/>
          </w:rPr>
          <w:t>new_r</w:t>
        </w:r>
      </w:ins>
      <w:ins w:id="579" w:author="Balázs Dán" w:date="2021-11-12T15:41:00Z">
        <w:r w:rsidR="0040399F">
          <w:rPr>
            <w:bdr w:val="single" w:sz="4" w:space="0" w:color="auto"/>
            <w:shd w:val="clear" w:color="auto" w:fill="E7E6E6" w:themeFill="background2"/>
          </w:rPr>
          <w:t>epository.git</w:t>
        </w:r>
      </w:ins>
    </w:p>
    <w:p w14:paraId="59DB1686" w14:textId="32F74E47" w:rsidR="006C1A36" w:rsidRDefault="009C0B6B" w:rsidP="009C0B6B">
      <w:pPr>
        <w:pStyle w:val="Szvegtrzs"/>
        <w:numPr>
          <w:ilvl w:val="0"/>
          <w:numId w:val="25"/>
        </w:numPr>
        <w:rPr>
          <w:ins w:id="580" w:author="Balázs Dán" w:date="2021-11-12T13:19:00Z"/>
        </w:rPr>
        <w:pPrChange w:id="581" w:author="Balázs Dán" w:date="2021-11-12T15:34:00Z">
          <w:pPr>
            <w:pStyle w:val="Szvegtrzs"/>
            <w:ind w:firstLine="426"/>
          </w:pPr>
        </w:pPrChange>
      </w:pPr>
      <w:ins w:id="582" w:author="Balázs Dán" w:date="2021-11-12T15:36:00Z">
        <w:r>
          <w:rPr>
            <w:bdr w:val="single" w:sz="4" w:space="0" w:color="auto"/>
            <w:shd w:val="clear" w:color="auto" w:fill="E7E6E6" w:themeFill="background2"/>
          </w:rPr>
          <w:t xml:space="preserve"> </w:t>
        </w:r>
      </w:ins>
      <w:ins w:id="583" w:author="Balázs Dán" w:date="2021-11-12T13:18:00Z">
        <w:r w:rsidR="006C1A36" w:rsidRPr="007551CA">
          <w:rPr>
            <w:bdr w:val="single" w:sz="4" w:space="0" w:color="auto"/>
            <w:shd w:val="clear" w:color="auto" w:fill="E7E6E6" w:themeFill="background2"/>
            <w:rPrChange w:id="584" w:author="Balázs Dán" w:date="2021-11-12T15:34:00Z">
              <w:rPr/>
            </w:rPrChange>
          </w:rPr>
          <w:t>git branch -M main</w:t>
        </w:r>
      </w:ins>
    </w:p>
    <w:p w14:paraId="455DB32D" w14:textId="08583A3A" w:rsidR="006C1A36" w:rsidRDefault="009C0B6B" w:rsidP="009C0B6B">
      <w:pPr>
        <w:pStyle w:val="Szvegtrzs"/>
        <w:numPr>
          <w:ilvl w:val="0"/>
          <w:numId w:val="25"/>
        </w:numPr>
        <w:pPrChange w:id="585" w:author="Balázs Dán" w:date="2021-11-12T15:34:00Z">
          <w:pPr>
            <w:pStyle w:val="Szvegtrzs"/>
            <w:ind w:firstLine="426"/>
          </w:pPr>
        </w:pPrChange>
      </w:pPr>
      <w:ins w:id="586" w:author="Balázs Dán" w:date="2021-11-12T15:36:00Z">
        <w:r>
          <w:rPr>
            <w:bdr w:val="single" w:sz="4" w:space="0" w:color="auto"/>
            <w:shd w:val="clear" w:color="auto" w:fill="E7E6E6" w:themeFill="background2"/>
          </w:rPr>
          <w:t xml:space="preserve"> </w:t>
        </w:r>
      </w:ins>
      <w:ins w:id="587" w:author="Balázs Dán" w:date="2021-11-12T13:19:00Z">
        <w:r w:rsidR="006C1A36" w:rsidRPr="007551CA">
          <w:rPr>
            <w:bdr w:val="single" w:sz="4" w:space="0" w:color="auto"/>
            <w:shd w:val="clear" w:color="auto" w:fill="E7E6E6" w:themeFill="background2"/>
            <w:rPrChange w:id="588" w:author="Balázs Dán" w:date="2021-11-12T15:34:00Z">
              <w:rPr/>
            </w:rPrChange>
          </w:rPr>
          <w:t>git push -u origin main</w:t>
        </w:r>
      </w:ins>
    </w:p>
    <w:p w14:paraId="3989B852" w14:textId="2F3F28E4" w:rsidR="007A2589" w:rsidRDefault="007A2589" w:rsidP="003C2D3F">
      <w:pPr>
        <w:pStyle w:val="Szvegtrzs"/>
        <w:ind w:firstLine="0"/>
        <w:rPr>
          <w:ins w:id="589" w:author="Balázs Dán" w:date="2021-11-12T15:41:00Z"/>
        </w:rPr>
      </w:pPr>
    </w:p>
    <w:p w14:paraId="711DDE31" w14:textId="075FBD9E" w:rsidR="00B6223E" w:rsidRDefault="007A2589" w:rsidP="00B6223E">
      <w:pPr>
        <w:pStyle w:val="Szvegtrzs"/>
        <w:ind w:firstLine="426"/>
        <w:pPrChange w:id="590" w:author="Balázs Dán" w:date="2021-11-12T16:27:00Z">
          <w:pPr>
            <w:pStyle w:val="Szvegtrzs"/>
            <w:ind w:firstLine="0"/>
          </w:pPr>
        </w:pPrChange>
      </w:pPr>
      <w:ins w:id="591" w:author="Balázs Dán" w:date="2021-11-12T15:41:00Z">
        <w:r>
          <w:t>Négy Repository</w:t>
        </w:r>
      </w:ins>
      <w:ins w:id="592" w:author="Balázs Dán" w:date="2021-11-12T15:42:00Z">
        <w:r>
          <w:t>-</w:t>
        </w:r>
      </w:ins>
      <w:ins w:id="593" w:author="Balázs Dán" w:date="2021-11-12T15:41:00Z">
        <w:r>
          <w:t>t készítettem</w:t>
        </w:r>
      </w:ins>
      <w:ins w:id="594" w:author="Balázs Dán" w:date="2021-11-12T15:42:00Z">
        <w:r>
          <w:t>, amelyekbe külön a React Native fájlokat, a backend fájlokat, a szakdolgozatban használt képe</w:t>
        </w:r>
      </w:ins>
      <w:ins w:id="595" w:author="Balázs Dán" w:date="2021-11-12T15:43:00Z">
        <w:r>
          <w:t>ket</w:t>
        </w:r>
      </w:ins>
      <w:ins w:id="596" w:author="Balázs Dán" w:date="2021-11-12T15:42:00Z">
        <w:r>
          <w:t xml:space="preserve"> és azok forrásait, </w:t>
        </w:r>
      </w:ins>
      <w:ins w:id="597" w:author="Balázs Dán" w:date="2021-11-12T15:43:00Z">
        <w:r>
          <w:t>valamint az Arduino programokat helyeztem el.</w:t>
        </w:r>
      </w:ins>
      <w:ins w:id="598" w:author="Balázs Dán" w:date="2021-11-12T16:19:00Z">
        <w:r w:rsidR="00976851">
          <w:t xml:space="preserve"> A Szakdolgozat_Backend Repository-ba hozzáadtam még egy </w:t>
        </w:r>
        <w:r w:rsidR="00976851" w:rsidRPr="00B6223E">
          <w:rPr>
            <w:rFonts w:ascii="Consolas" w:hAnsi="Consolas"/>
            <w:sz w:val="22"/>
            <w:szCs w:val="22"/>
            <w:rPrChange w:id="599" w:author="Balázs Dán" w:date="2021-11-12T16:25:00Z">
              <w:rPr/>
            </w:rPrChange>
          </w:rPr>
          <w:t>.gitignore</w:t>
        </w:r>
        <w:r w:rsidR="00976851">
          <w:t xml:space="preserve"> fájlt, amelyben megadtam, hogy a „</w:t>
        </w:r>
        <w:r w:rsidR="00976851" w:rsidRPr="00976851">
          <w:rPr>
            <w:rFonts w:ascii="Consolas" w:hAnsi="Consolas"/>
            <w:sz w:val="22"/>
            <w:szCs w:val="22"/>
            <w:rPrChange w:id="600" w:author="Balázs Dán" w:date="2021-11-12T16:20:00Z">
              <w:rPr/>
            </w:rPrChange>
          </w:rPr>
          <w:t>connection.php</w:t>
        </w:r>
        <w:r w:rsidR="00976851">
          <w:t>” fájlt soha ne push</w:t>
        </w:r>
      </w:ins>
      <w:ins w:id="601" w:author="Balázs Dán" w:date="2021-11-12T16:20:00Z">
        <w:r w:rsidR="00976851">
          <w:t xml:space="preserve">-olja, mert ebben szerepelnek </w:t>
        </w:r>
      </w:ins>
      <w:ins w:id="602" w:author="Balázs Dán" w:date="2021-11-12T16:21:00Z">
        <w:r w:rsidR="00976851">
          <w:t>az adatbázisom eléréséhez szükséges adatok (felhasználónév és jelszó).</w:t>
        </w:r>
      </w:ins>
      <w:ins w:id="603" w:author="Balázs Dán" w:date="2021-11-12T16:22:00Z">
        <w:r w:rsidR="00B6223E">
          <w:t xml:space="preserve"> A git-en látható „</w:t>
        </w:r>
        <w:r w:rsidR="00B6223E" w:rsidRPr="00B6223E">
          <w:rPr>
            <w:rFonts w:ascii="Consolas" w:hAnsi="Consolas"/>
            <w:sz w:val="22"/>
            <w:szCs w:val="22"/>
            <w:rPrChange w:id="604" w:author="Balázs Dán" w:date="2021-11-12T16:23:00Z">
              <w:rPr/>
            </w:rPrChange>
          </w:rPr>
          <w:t>connection.ph</w:t>
        </w:r>
      </w:ins>
      <w:ins w:id="605" w:author="Balázs Dán" w:date="2021-11-12T16:23:00Z">
        <w:r w:rsidR="00B6223E" w:rsidRPr="00B6223E">
          <w:rPr>
            <w:rFonts w:ascii="Consolas" w:hAnsi="Consolas"/>
            <w:sz w:val="22"/>
            <w:szCs w:val="22"/>
            <w:rPrChange w:id="606" w:author="Balázs Dán" w:date="2021-11-12T16:23:00Z">
              <w:rPr/>
            </w:rPrChange>
          </w:rPr>
          <w:t>p</w:t>
        </w:r>
        <w:r w:rsidR="00B6223E">
          <w:t>”-t sablon szerűen feltöltöttem.</w:t>
        </w:r>
      </w:ins>
      <w:ins w:id="607" w:author="Balázs Dán" w:date="2021-11-12T16:27:00Z">
        <w:r w:rsidR="00B6223E">
          <w:t xml:space="preserve"> </w:t>
        </w:r>
      </w:ins>
      <w:ins w:id="608" w:author="Balázs Dán" w:date="2021-11-12T16:24:00Z">
        <w:r w:rsidR="00B6223E">
          <w:t xml:space="preserve">A </w:t>
        </w:r>
        <w:r w:rsidR="00B6223E" w:rsidRPr="00B6223E">
          <w:rPr>
            <w:rFonts w:ascii="Consolas" w:hAnsi="Consolas"/>
            <w:sz w:val="22"/>
            <w:szCs w:val="22"/>
            <w:rPrChange w:id="609" w:author="Balázs Dán" w:date="2021-11-12T16:25:00Z">
              <w:rPr/>
            </w:rPrChange>
          </w:rPr>
          <w:t>.gitignore</w:t>
        </w:r>
      </w:ins>
      <w:ins w:id="610" w:author="Balázs Dán" w:date="2021-11-12T16:25:00Z">
        <w:r w:rsidR="00B6223E">
          <w:t xml:space="preserve"> létrehozásához először egy gitignore.txt-t hoztam lérte, amelyet a Terminálban a </w:t>
        </w:r>
        <w:r w:rsidR="00B6223E" w:rsidRPr="00B6223E">
          <w:rPr>
            <w:bdr w:val="single" w:sz="4" w:space="0" w:color="auto"/>
            <w:shd w:val="clear" w:color="auto" w:fill="E7E6E6" w:themeFill="background2"/>
            <w:rPrChange w:id="611" w:author="Balázs Dán" w:date="2021-11-12T16:26:00Z">
              <w:rPr/>
            </w:rPrChange>
          </w:rPr>
          <w:t>r</w:t>
        </w:r>
      </w:ins>
      <w:ins w:id="612" w:author="Balázs Dán" w:date="2021-11-12T16:24:00Z">
        <w:r w:rsidR="00B6223E" w:rsidRPr="00B6223E">
          <w:rPr>
            <w:bdr w:val="single" w:sz="4" w:space="0" w:color="auto"/>
            <w:shd w:val="clear" w:color="auto" w:fill="E7E6E6" w:themeFill="background2"/>
            <w:rPrChange w:id="613" w:author="Balázs Dán" w:date="2021-11-12T16:26:00Z">
              <w:rPr/>
            </w:rPrChange>
          </w:rPr>
          <w:t>en gitignore.txt .gitignore</w:t>
        </w:r>
      </w:ins>
      <w:ins w:id="614" w:author="Balázs Dán" w:date="2021-11-12T16:25:00Z">
        <w:r w:rsidR="00B6223E">
          <w:t xml:space="preserve"> paranccsal átneveztem.</w:t>
        </w:r>
      </w:ins>
      <w:ins w:id="615" w:author="Balázs Dán" w:date="2021-11-12T16:28:00Z">
        <w:r w:rsidR="00B6223E">
          <w:t xml:space="preserve"> Ezt követően a </w:t>
        </w:r>
        <w:r w:rsidR="00B6223E" w:rsidRPr="00B6223E">
          <w:rPr>
            <w:bdr w:val="single" w:sz="4" w:space="0" w:color="auto"/>
            <w:shd w:val="clear" w:color="auto" w:fill="E7E6E6" w:themeFill="background2"/>
            <w:rPrChange w:id="616" w:author="Balázs Dán" w:date="2021-11-12T16:30:00Z">
              <w:rPr/>
            </w:rPrChange>
          </w:rPr>
          <w:t>git add .gitignore</w:t>
        </w:r>
        <w:r w:rsidR="00B6223E">
          <w:t xml:space="preserve"> utasítással hozzáadtam, majd a </w:t>
        </w:r>
        <w:r w:rsidR="00B6223E" w:rsidRPr="00B6223E">
          <w:rPr>
            <w:bdr w:val="single" w:sz="4" w:space="0" w:color="auto"/>
            <w:shd w:val="clear" w:color="auto" w:fill="E7E6E6" w:themeFill="background2"/>
            <w:rPrChange w:id="617" w:author="Balázs Dán" w:date="2021-11-12T16:30:00Z">
              <w:rPr/>
            </w:rPrChange>
          </w:rPr>
          <w:t>git commit -m „gitignore” .gitignore</w:t>
        </w:r>
        <w:r w:rsidR="00B6223E">
          <w:t xml:space="preserve"> </w:t>
        </w:r>
      </w:ins>
      <w:ins w:id="618" w:author="Balázs Dán" w:date="2021-11-12T16:29:00Z">
        <w:r w:rsidR="00B6223E">
          <w:t xml:space="preserve">utasítással committáltam, amelyet követve </w:t>
        </w:r>
      </w:ins>
      <w:ins w:id="619" w:author="Balázs Dán" w:date="2021-11-12T16:30:00Z">
        <w:r w:rsidR="00B6223E">
          <w:t>pusholtam.</w:t>
        </w:r>
      </w:ins>
    </w:p>
    <w:p w14:paraId="2F3A6665" w14:textId="77777777" w:rsidR="00D57497" w:rsidRDefault="00D57497" w:rsidP="003C2D3F">
      <w:pPr>
        <w:pStyle w:val="Cmsor1"/>
        <w:spacing w:after="0" w:line="360" w:lineRule="auto"/>
      </w:pPr>
      <w:r>
        <w:lastRenderedPageBreak/>
        <w:t>Összefoglalás</w:t>
      </w:r>
    </w:p>
    <w:p w14:paraId="6E76EBA8" w14:textId="77777777" w:rsidR="00D57497" w:rsidRDefault="00D57497" w:rsidP="003C2D3F">
      <w:pPr>
        <w:pStyle w:val="Szvegtrzs"/>
        <w:ind w:firstLine="426"/>
      </w:pPr>
      <w:r>
        <w:t>Szakdolgozatomban egy olyan Android applikáció fejlesztését mutattam be, amely egy RFID-s kártyaolvasórendszeren és egy ESP32-CAM Board-dal működő kamerarendszeren alapul. A második és harmadik fejezetben hardveres és szoftveres előkészületekről írok.</w:t>
      </w:r>
    </w:p>
    <w:p w14:paraId="633B8A5C" w14:textId="77777777" w:rsidR="00D57497" w:rsidRDefault="00D57497" w:rsidP="003C2D3F">
      <w:pPr>
        <w:pStyle w:val="Szvegtrzs"/>
        <w:ind w:firstLine="426"/>
      </w:pPr>
      <w:r>
        <w:t>A szakdolgozatom második fejezetében a hardverek fő alkotóelemeit mutattam be. Itt kitérek az Arduino Mega 2560 R3, az ESP32-CAM AI-Thinker, az Ethernet Shield R3 eszközökre, illetve a HC-SR501 PIR mozgásérzékelő modulra. Általánosan bemutattam ezen eszközök fontosabb tulajdonságait. Az RFID-ról és az FT232RL FTDI programmer-ről csak említést tettem, de ezek is részét képzik a projekt megvalósításához.</w:t>
      </w:r>
    </w:p>
    <w:p w14:paraId="7E37CED9" w14:textId="77777777" w:rsidR="00D57497" w:rsidRDefault="00D57497" w:rsidP="003C2D3F">
      <w:pPr>
        <w:pStyle w:val="Szvegtrzs"/>
        <w:ind w:firstLine="426"/>
      </w:pPr>
      <w:r>
        <w:t xml:space="preserve">A harmadik fejezetben bemutattam a fő szoftvereket, amelyeket szakdolgozatom megvalósításához használtam. Említést tettem az </w:t>
      </w:r>
      <w:r w:rsidRPr="00203758">
        <w:t>Arduino IDE, XAMPP, Fritzing</w:t>
      </w:r>
      <w:r>
        <w:t xml:space="preserve"> és</w:t>
      </w:r>
      <w:r w:rsidRPr="00203758">
        <w:t xml:space="preserve"> React Native</w:t>
      </w:r>
      <w:r>
        <w:t xml:space="preserve"> szoftverekről, valamint a </w:t>
      </w:r>
      <w:r w:rsidRPr="00203758">
        <w:t>PHP</w:t>
      </w:r>
      <w:r>
        <w:t xml:space="preserve">-ról, amit a backend fejlesztéséhez használtam, mint szkriptnyelvet. Ha bonyolultabb feltelepítési módot igényeltek, akkor azok feltelepítését és beüzemelését is részleteztem. A PHP fejezeten belül megemlítettem még a Postman alkalmazást, amelyet a backend és frontend HTTP kérések tesztelésére használtam. </w:t>
      </w:r>
    </w:p>
    <w:p w14:paraId="3E075C75" w14:textId="2E933C50" w:rsidR="00D57497" w:rsidRDefault="00D57497" w:rsidP="003C2D3F">
      <w:pPr>
        <w:pStyle w:val="Szvegtrzs"/>
        <w:ind w:firstLine="426"/>
      </w:pPr>
      <w:r>
        <w:t>Ezt követően a kártyaolvasó-rendszer és kamerarendszer összeállításának fontosabb lépéseiről írok. Az itt látható végleges kapcsolási rajzokat a Fritzing alkalmazás segítségével készítettem el. Említést tettem az Arduino Board típusoknál eltérő SPI Pin-ekről, amelyek némi különbséget eredményezhetnek huzalozás terén. A könnyebb átláthatóság érdekében táblázatos formában kiírtam a Pin-ek huzalozását.</w:t>
      </w:r>
    </w:p>
    <w:p w14:paraId="3B72D7A2" w14:textId="77777777" w:rsidR="00D57497" w:rsidRDefault="00D57497" w:rsidP="003C2D3F">
      <w:pPr>
        <w:pStyle w:val="Szvegtrzs"/>
        <w:ind w:firstLine="426"/>
      </w:pPr>
      <w:r>
        <w:t xml:space="preserve">A hardveres rész összeállítása után írtam ezen két hardver leprogramozásának a fontosabb lépéseiről, valamint az adatbázis létrehozásáról. Itt az adatbázis még lokális hálózaton van, amelyen csak akkor változtattam, amikor már minden megfelelően működött (hetedik fejezet). </w:t>
      </w:r>
    </w:p>
    <w:p w14:paraId="3FC7479B" w14:textId="77777777" w:rsidR="00D57497" w:rsidRDefault="00D57497" w:rsidP="003C2D3F">
      <w:pPr>
        <w:pStyle w:val="Szvegtrzs"/>
        <w:ind w:firstLine="426"/>
      </w:pPr>
      <w:r>
        <w:t>A hatodik fejezetben részleteztem az Android applikáció fontosabb elemeit, oldalait és azok működését. A képeken a kész projekt felhasználói felülete látható.</w:t>
      </w:r>
    </w:p>
    <w:p w14:paraId="5B12D269" w14:textId="77777777" w:rsidR="00D57497" w:rsidRDefault="00D57497" w:rsidP="003C2D3F">
      <w:pPr>
        <w:pStyle w:val="Szvegtrzs"/>
        <w:ind w:firstLine="426"/>
      </w:pPr>
      <w:r>
        <w:t xml:space="preserve">Az ezt követő utolsó fejezetben a lokális hálózaton levő összes fájlt áthelyeztem lokális hálózatról egy Domain-re, majd a kész projektet elérhetővé tettem az interneten. </w:t>
      </w:r>
    </w:p>
    <w:p w14:paraId="7C1EDC75" w14:textId="1AB9630A" w:rsidR="00D57497" w:rsidRDefault="00D57497" w:rsidP="003C2D3F">
      <w:pPr>
        <w:pStyle w:val="Szvegtrzs"/>
        <w:ind w:firstLine="426"/>
      </w:pPr>
      <w:r>
        <w:t>A projekt további fejlesztésére rengeteg lehetőség van, mind frontend és backend terén, valamint a hardverek működésén.</w:t>
      </w:r>
      <w:r w:rsidR="00C97E61">
        <w:t xml:space="preserve"> </w:t>
      </w:r>
      <w:r w:rsidR="00B122C5">
        <w:t>Említésképp a</w:t>
      </w:r>
      <w:r w:rsidR="00C97E61">
        <w:t xml:space="preserve"> kamerarendszer</w:t>
      </w:r>
      <w:r w:rsidR="009242C9">
        <w:t xml:space="preserve">t illetően </w:t>
      </w:r>
      <w:r w:rsidR="00994BD4">
        <w:t>igencsak hasznos</w:t>
      </w:r>
      <w:r w:rsidR="00C97E61">
        <w:t xml:space="preserve"> lenne az ngrok lecserélése egy praktikusabb módszerre</w:t>
      </w:r>
      <w:r w:rsidR="00994BD4">
        <w:t>, az ajtózárszerkezet esetén egy websocket implementálása jobb kommunikáció megteremtése érdekébe</w:t>
      </w:r>
      <w:r w:rsidR="00B122C5">
        <w:t>n</w:t>
      </w:r>
      <w:r w:rsidR="00336A83">
        <w:t>, stb</w:t>
      </w:r>
      <w:r w:rsidR="00B122C5">
        <w:t>.</w:t>
      </w:r>
    </w:p>
    <w:p w14:paraId="46FC7E4C" w14:textId="77777777" w:rsidR="00D57497" w:rsidRDefault="00D57497" w:rsidP="003C2D3F">
      <w:pPr>
        <w:pStyle w:val="Cmsor1"/>
        <w:spacing w:after="0" w:line="360" w:lineRule="auto"/>
      </w:pPr>
      <w:r>
        <w:lastRenderedPageBreak/>
        <w:t>Irodalomjegyzék</w:t>
      </w:r>
    </w:p>
    <w:p w14:paraId="5F8604F2" w14:textId="0DEED43E" w:rsidR="00D57497" w:rsidRDefault="00D57497" w:rsidP="003C2D3F">
      <w:pPr>
        <w:pStyle w:val="Szvegtrzs"/>
        <w:numPr>
          <w:ilvl w:val="0"/>
          <w:numId w:val="13"/>
        </w:numPr>
        <w:tabs>
          <w:tab w:val="left" w:pos="851"/>
        </w:tabs>
        <w:ind w:hanging="578"/>
        <w:jc w:val="left"/>
        <w:rPr>
          <w:ins w:id="620" w:author="Balázs Dán" w:date="2021-11-09T16:55:00Z"/>
        </w:rPr>
      </w:pPr>
      <w:bookmarkStart w:id="621" w:name="_Ref87368367"/>
      <w:r>
        <w:t xml:space="preserve">Arduino Mega 2560 Rev3 Overview: </w:t>
      </w:r>
      <w:r>
        <w:br/>
      </w:r>
      <w:hyperlink r:id="rId59" w:history="1">
        <w:r w:rsidRPr="0083695A">
          <w:rPr>
            <w:rStyle w:val="Hiperhivatkozs"/>
          </w:rPr>
          <w:t>https://store-usa.arduino.cc/products/arduino-mega-2560-rev3</w:t>
        </w:r>
      </w:hyperlink>
      <w:r>
        <w:br/>
        <w:t>Megtekintés ideje: 2021.09.25.</w:t>
      </w:r>
      <w:bookmarkEnd w:id="621"/>
    </w:p>
    <w:p w14:paraId="1E50F56A" w14:textId="600B2EDD" w:rsidR="00AF617A" w:rsidRDefault="00AF617A">
      <w:pPr>
        <w:pStyle w:val="Szvegtrzs"/>
        <w:numPr>
          <w:ilvl w:val="0"/>
          <w:numId w:val="13"/>
        </w:numPr>
        <w:tabs>
          <w:tab w:val="left" w:pos="2481"/>
        </w:tabs>
        <w:ind w:hanging="578"/>
        <w:jc w:val="left"/>
        <w:pPrChange w:id="622" w:author="Balázs Dán" w:date="2021-11-09T16:55:00Z">
          <w:pPr>
            <w:pStyle w:val="Szvegtrzs"/>
            <w:numPr>
              <w:numId w:val="13"/>
            </w:numPr>
            <w:tabs>
              <w:tab w:val="left" w:pos="851"/>
            </w:tabs>
            <w:ind w:left="720" w:hanging="578"/>
            <w:jc w:val="left"/>
          </w:pPr>
        </w:pPrChange>
      </w:pPr>
      <w:bookmarkStart w:id="623" w:name="_Ref87369468"/>
      <w:ins w:id="624" w:author="Balázs Dán" w:date="2021-11-09T16:55:00Z">
        <w:r>
          <w:t>Getting started with the ESP32-CAM</w:t>
        </w:r>
        <w:r>
          <w:br/>
        </w:r>
      </w:ins>
      <w:ins w:id="625" w:author="Balázs Dán" w:date="2021-11-09T16:56:00Z">
        <w:r w:rsidR="00276D87">
          <w:fldChar w:fldCharType="begin"/>
        </w:r>
        <w:r w:rsidR="00276D87">
          <w:instrText xml:space="preserve"> HYPERLINK "https://dronebotworkshop.com/esp32-cam-intro/" </w:instrText>
        </w:r>
        <w:r w:rsidR="00276D87">
          <w:fldChar w:fldCharType="separate"/>
        </w:r>
        <w:r w:rsidRPr="00276D87">
          <w:rPr>
            <w:rStyle w:val="Hiperhivatkozs"/>
          </w:rPr>
          <w:t>https://dronebotworkshop.com/esp32-cam-intro</w:t>
        </w:r>
        <w:r w:rsidR="00A10408" w:rsidRPr="00276D87">
          <w:rPr>
            <w:rStyle w:val="Hiperhivatkozs"/>
          </w:rPr>
          <w:t>/</w:t>
        </w:r>
        <w:r w:rsidR="00276D87">
          <w:fldChar w:fldCharType="end"/>
        </w:r>
      </w:ins>
      <w:ins w:id="626" w:author="Balázs Dán" w:date="2021-11-09T16:55:00Z">
        <w:r>
          <w:br/>
          <w:t>Megtekintés ideje: 2021.09.27.</w:t>
        </w:r>
      </w:ins>
      <w:bookmarkEnd w:id="623"/>
    </w:p>
    <w:p w14:paraId="3378A1DD" w14:textId="3D836F77" w:rsidR="00D57497" w:rsidDel="0026504E" w:rsidRDefault="00D57497" w:rsidP="003C2D3F">
      <w:pPr>
        <w:pStyle w:val="Szvegtrzs"/>
        <w:numPr>
          <w:ilvl w:val="0"/>
          <w:numId w:val="13"/>
        </w:numPr>
        <w:tabs>
          <w:tab w:val="left" w:pos="851"/>
        </w:tabs>
        <w:ind w:hanging="578"/>
        <w:jc w:val="left"/>
        <w:rPr>
          <w:del w:id="627" w:author="Balázs Dán" w:date="2021-11-09T16:47:00Z"/>
        </w:rPr>
      </w:pPr>
      <w:del w:id="628" w:author="Balázs Dán" w:date="2021-11-09T16:47:00Z">
        <w:r w:rsidDel="0026504E">
          <w:delText>Hardware Basics of Arduino Mega 2560 Board:</w:delText>
        </w:r>
        <w:r w:rsidDel="0026504E">
          <w:br/>
        </w:r>
        <w:r w:rsidRPr="00FC23BA" w:rsidDel="0026504E">
          <w:delText>https://iot-guider.com/arduino/basics-of-arduino-mega-2560-board/</w:delText>
        </w:r>
        <w:r w:rsidDel="0026504E">
          <w:br/>
          <w:delText>Megtekintés ideje: 2021.09.25.</w:delText>
        </w:r>
      </w:del>
    </w:p>
    <w:p w14:paraId="35E66EFB" w14:textId="0333CDB6" w:rsidR="00D57497" w:rsidDel="0026504E" w:rsidRDefault="00D57497" w:rsidP="003C2D3F">
      <w:pPr>
        <w:pStyle w:val="Szvegtrzs"/>
        <w:numPr>
          <w:ilvl w:val="0"/>
          <w:numId w:val="13"/>
        </w:numPr>
        <w:tabs>
          <w:tab w:val="left" w:pos="851"/>
        </w:tabs>
        <w:ind w:hanging="578"/>
        <w:jc w:val="left"/>
        <w:rPr>
          <w:del w:id="629" w:author="Balázs Dán" w:date="2021-11-09T16:50:00Z"/>
        </w:rPr>
      </w:pPr>
      <w:del w:id="630" w:author="Balázs Dán" w:date="2021-11-09T16:50:00Z">
        <w:r w:rsidDel="0026504E">
          <w:delText>Atmega2560-Arduino Pin Mapping:</w:delText>
        </w:r>
        <w:r w:rsidDel="0026504E">
          <w:br/>
        </w:r>
        <w:r w:rsidR="00AE43EF" w:rsidDel="0026504E">
          <w:fldChar w:fldCharType="begin"/>
        </w:r>
        <w:r w:rsidR="00AE43EF" w:rsidDel="0026504E">
          <w:delInstrText xml:space="preserve"> HYPERLINK "https://www.arduino.cc/en/Hacking/PinMapping2560?_gl=1*nn6u10*_ga*MTQ3MTI1MDAzMi4xNjMyOTMxMzc1*_ga_SELSHHP" </w:delInstrText>
        </w:r>
        <w:r w:rsidR="00AE43EF" w:rsidDel="0026504E">
          <w:fldChar w:fldCharType="separate"/>
        </w:r>
        <w:r w:rsidRPr="0083695A" w:rsidDel="0026504E">
          <w:rPr>
            <w:rStyle w:val="Hiperhivatkozs"/>
          </w:rPr>
          <w:delText>https://www.arduino.cc/en/Hacking/PinMapping2560?_gl=1*nn6u10*_ga*MTQ3MTI1MDAzMi4xNjMyOTMxMzc1*_ga_SELSHHP</w:delText>
        </w:r>
        <w:r w:rsidR="00AE43EF" w:rsidDel="0026504E">
          <w:rPr>
            <w:rStyle w:val="Hiperhivatkozs"/>
          </w:rPr>
          <w:fldChar w:fldCharType="end"/>
        </w:r>
        <w:r w:rsidDel="0026504E">
          <w:br/>
          <w:delText>Megtekintés ideje: 2021.09.26.</w:delText>
        </w:r>
      </w:del>
    </w:p>
    <w:p w14:paraId="66616D69" w14:textId="16F99374" w:rsidR="00B71BC3" w:rsidDel="00C74EED" w:rsidRDefault="00B71BC3" w:rsidP="00B71BC3">
      <w:pPr>
        <w:pStyle w:val="Szvegtrzs"/>
        <w:numPr>
          <w:ilvl w:val="0"/>
          <w:numId w:val="13"/>
        </w:numPr>
        <w:tabs>
          <w:tab w:val="left" w:pos="2481"/>
        </w:tabs>
        <w:ind w:hanging="578"/>
        <w:jc w:val="left"/>
        <w:rPr>
          <w:del w:id="631" w:author="Balázs Dán" w:date="2021-11-09T17:03:00Z"/>
        </w:rPr>
      </w:pPr>
      <w:del w:id="632" w:author="Balázs Dán" w:date="2021-11-09T17:03:00Z">
        <w:r w:rsidDel="00C74EED">
          <w:delText>ESP32-CAM Specifications and Features:</w:delText>
        </w:r>
        <w:r w:rsidDel="00C74EED">
          <w:br/>
        </w:r>
        <w:r w:rsidRPr="000F5EBC" w:rsidDel="00C74EED">
          <w:delText>https://makeradvisor.com/esp32-cam-ov2640-camera/</w:delText>
        </w:r>
        <w:r w:rsidDel="00C74EED">
          <w:br/>
          <w:delText>Megtekintés ideje: 2021.09.27.</w:delText>
        </w:r>
      </w:del>
    </w:p>
    <w:p w14:paraId="42AF5293" w14:textId="5B602E0E" w:rsidR="00B71BC3" w:rsidRDefault="00B71BC3" w:rsidP="00B71BC3">
      <w:pPr>
        <w:pStyle w:val="Szvegtrzs"/>
        <w:numPr>
          <w:ilvl w:val="0"/>
          <w:numId w:val="13"/>
        </w:numPr>
        <w:tabs>
          <w:tab w:val="left" w:pos="2481"/>
        </w:tabs>
        <w:ind w:hanging="578"/>
        <w:jc w:val="left"/>
        <w:rPr>
          <w:ins w:id="633" w:author="Balázs Dán" w:date="2021-11-09T17:03:00Z"/>
        </w:rPr>
      </w:pPr>
      <w:bookmarkStart w:id="634" w:name="_Ref87369856"/>
      <w:r>
        <w:t>ESP32-CAM: Machine Vision Tips, Camera Guides and Projects:</w:t>
      </w:r>
      <w:r>
        <w:br/>
      </w:r>
      <w:ins w:id="635" w:author="Balázs Dán" w:date="2021-11-09T17:03:00Z">
        <w:r w:rsidR="00ED01BA">
          <w:fldChar w:fldCharType="begin"/>
        </w:r>
        <w:r w:rsidR="00ED01BA">
          <w:instrText xml:space="preserve"> HYPERLINK "https://www.arducam.com/esp32-machine-vision-learning-guide/" </w:instrText>
        </w:r>
        <w:r w:rsidR="00ED01BA">
          <w:fldChar w:fldCharType="separate"/>
        </w:r>
        <w:r w:rsidRPr="00ED01BA">
          <w:rPr>
            <w:rStyle w:val="Hiperhivatkozs"/>
          </w:rPr>
          <w:t>https://www.arducam.com/esp32-machine-vision-learning-guide/</w:t>
        </w:r>
        <w:r w:rsidR="00ED01BA">
          <w:fldChar w:fldCharType="end"/>
        </w:r>
      </w:ins>
      <w:r>
        <w:br/>
        <w:t>Megtekintés ideje: 2021.09.27.</w:t>
      </w:r>
      <w:bookmarkEnd w:id="634"/>
    </w:p>
    <w:p w14:paraId="6AB979EE" w14:textId="0F739BF8" w:rsidR="00C74EED" w:rsidRDefault="00C74EED" w:rsidP="00C74EED">
      <w:pPr>
        <w:pStyle w:val="Szvegtrzs"/>
        <w:numPr>
          <w:ilvl w:val="0"/>
          <w:numId w:val="13"/>
        </w:numPr>
        <w:tabs>
          <w:tab w:val="left" w:pos="2481"/>
        </w:tabs>
        <w:ind w:hanging="578"/>
        <w:jc w:val="left"/>
      </w:pPr>
      <w:bookmarkStart w:id="636" w:name="_Ref87369876"/>
      <w:ins w:id="637" w:author="Balázs Dán" w:date="2021-11-09T17:03:00Z">
        <w:r>
          <w:t>ESP32-CAM Specifications and Features:</w:t>
        </w:r>
        <w:r>
          <w:br/>
        </w:r>
      </w:ins>
      <w:ins w:id="638" w:author="Balázs Dán" w:date="2021-11-09T17:16:00Z">
        <w:r w:rsidR="000478BB">
          <w:fldChar w:fldCharType="begin"/>
        </w:r>
        <w:r w:rsidR="000478BB">
          <w:instrText xml:space="preserve"> HYPERLINK "https://makeradvisor.com/esp32-cam-ov2640-camera/" </w:instrText>
        </w:r>
        <w:r w:rsidR="000478BB">
          <w:fldChar w:fldCharType="separate"/>
        </w:r>
        <w:r w:rsidRPr="000478BB">
          <w:rPr>
            <w:rStyle w:val="Hiperhivatkozs"/>
          </w:rPr>
          <w:t>https://makeradvisor.com/esp32-cam-ov2640-camera/</w:t>
        </w:r>
        <w:r w:rsidR="000478BB">
          <w:fldChar w:fldCharType="end"/>
        </w:r>
      </w:ins>
      <w:ins w:id="639" w:author="Balázs Dán" w:date="2021-11-09T17:03:00Z">
        <w:r>
          <w:br/>
          <w:t>Megtekintés ideje: 2021.09.27.</w:t>
        </w:r>
      </w:ins>
      <w:bookmarkEnd w:id="636"/>
    </w:p>
    <w:p w14:paraId="5C55E5E5" w14:textId="3F64D6FC" w:rsidR="00B71BC3" w:rsidDel="00AF617A" w:rsidRDefault="00B71BC3" w:rsidP="00B71BC3">
      <w:pPr>
        <w:pStyle w:val="Szvegtrzs"/>
        <w:numPr>
          <w:ilvl w:val="0"/>
          <w:numId w:val="13"/>
        </w:numPr>
        <w:tabs>
          <w:tab w:val="left" w:pos="2481"/>
        </w:tabs>
        <w:ind w:hanging="578"/>
        <w:jc w:val="left"/>
        <w:rPr>
          <w:del w:id="640" w:author="Balázs Dán" w:date="2021-11-09T16:54:00Z"/>
        </w:rPr>
      </w:pPr>
      <w:del w:id="641" w:author="Balázs Dán" w:date="2021-11-09T16:54:00Z">
        <w:r w:rsidDel="00AF617A">
          <w:delText>Getting started with the ESP32-CAM</w:delText>
        </w:r>
        <w:r w:rsidDel="00AF617A">
          <w:br/>
        </w:r>
        <w:r w:rsidRPr="005A7D76" w:rsidDel="00AF617A">
          <w:delText>https://dronebotworkshop.com/esp32-cam-intro/</w:delText>
        </w:r>
        <w:r w:rsidDel="00AF617A">
          <w:br/>
          <w:delText>Megtekintés ideje: 2021.09.27.</w:delText>
        </w:r>
      </w:del>
    </w:p>
    <w:p w14:paraId="71D0648F" w14:textId="5EC206E1" w:rsidR="005208EC" w:rsidDel="000478BB" w:rsidRDefault="005208EC" w:rsidP="005208EC">
      <w:pPr>
        <w:pStyle w:val="Szvegtrzs"/>
        <w:numPr>
          <w:ilvl w:val="0"/>
          <w:numId w:val="13"/>
        </w:numPr>
        <w:tabs>
          <w:tab w:val="left" w:pos="2481"/>
        </w:tabs>
        <w:ind w:hanging="578"/>
        <w:jc w:val="left"/>
        <w:rPr>
          <w:del w:id="642" w:author="Balázs Dán" w:date="2021-11-09T17:17:00Z"/>
        </w:rPr>
      </w:pPr>
      <w:del w:id="643" w:author="Balázs Dán" w:date="2021-11-09T17:17:00Z">
        <w:r w:rsidDel="000478BB">
          <w:delText>ESP32-CAM AI-Thinker Pinout Guide: GPIOs Usage Explained</w:delText>
        </w:r>
        <w:r w:rsidDel="000478BB">
          <w:br/>
        </w:r>
        <w:r w:rsidRPr="00162E04" w:rsidDel="000478BB">
          <w:delText>https://randomnerdtutorials.com/esp32-cam-ai-thinker-pinout</w:delText>
        </w:r>
        <w:r w:rsidDel="000478BB">
          <w:br/>
          <w:delText>Megtekintés ideje: 2021.09.29.</w:delText>
        </w:r>
      </w:del>
    </w:p>
    <w:p w14:paraId="643C68E6" w14:textId="73A9A6D6" w:rsidR="00D57497" w:rsidRDefault="00D57497" w:rsidP="003C2D3F">
      <w:pPr>
        <w:pStyle w:val="Szvegtrzs"/>
        <w:numPr>
          <w:ilvl w:val="0"/>
          <w:numId w:val="13"/>
        </w:numPr>
        <w:tabs>
          <w:tab w:val="left" w:pos="851"/>
        </w:tabs>
        <w:ind w:hanging="578"/>
        <w:jc w:val="left"/>
      </w:pPr>
      <w:bookmarkStart w:id="644" w:name="_Ref87370745"/>
      <w:r>
        <w:t xml:space="preserve">Arduino Ethernet Shield R3 (V1) Overview: </w:t>
      </w:r>
      <w:hyperlink r:id="rId60" w:history="1">
        <w:r w:rsidRPr="0083695A">
          <w:rPr>
            <w:rStyle w:val="Hiperhivatkozs"/>
          </w:rPr>
          <w:t>https://www.arduino.cc/en/Main/ArduinoEthernetShieldV1</w:t>
        </w:r>
      </w:hyperlink>
      <w:r>
        <w:br/>
        <w:t>Megtekintés ideje: 2021.09.26.</w:t>
      </w:r>
      <w:bookmarkEnd w:id="644"/>
    </w:p>
    <w:p w14:paraId="4E725DC5" w14:textId="573509CA" w:rsidR="00586C69" w:rsidRDefault="00586C69" w:rsidP="00586C69">
      <w:pPr>
        <w:pStyle w:val="Szvegtrzs"/>
        <w:numPr>
          <w:ilvl w:val="0"/>
          <w:numId w:val="13"/>
        </w:numPr>
        <w:tabs>
          <w:tab w:val="left" w:pos="2481"/>
        </w:tabs>
        <w:ind w:hanging="578"/>
        <w:jc w:val="left"/>
      </w:pPr>
      <w:bookmarkStart w:id="645" w:name="_Ref87370871"/>
      <w:r>
        <w:t xml:space="preserve">How HC-SR501 PIR Sensor Works &amp; Interface It With Arduino </w:t>
      </w:r>
      <w:r>
        <w:br/>
      </w:r>
      <w:ins w:id="646" w:author="Balázs Dán" w:date="2021-11-09T17:19:00Z">
        <w:r w:rsidR="00953947">
          <w:fldChar w:fldCharType="begin"/>
        </w:r>
        <w:r w:rsidR="00953947">
          <w:instrText xml:space="preserve"> HYPERLINK "https://lastminuteengineers.com/pir-sensor-arduino-tutorial/" </w:instrText>
        </w:r>
        <w:r w:rsidR="00953947">
          <w:fldChar w:fldCharType="separate"/>
        </w:r>
        <w:r w:rsidRPr="00953947">
          <w:rPr>
            <w:rStyle w:val="Hiperhivatkozs"/>
          </w:rPr>
          <w:t>https://lastminuteengineers.com/pir-sensor-arduino-tutorial/</w:t>
        </w:r>
        <w:r w:rsidR="00953947">
          <w:fldChar w:fldCharType="end"/>
        </w:r>
      </w:ins>
      <w:r>
        <w:br/>
        <w:t>Megtekintés ideje: 2021.10.02.</w:t>
      </w:r>
      <w:bookmarkEnd w:id="645"/>
    </w:p>
    <w:p w14:paraId="7C9137F6" w14:textId="7905E652" w:rsidR="00D57497" w:rsidDel="00AD3AFB" w:rsidRDefault="00D57497" w:rsidP="003C2D3F">
      <w:pPr>
        <w:pStyle w:val="Szvegtrzs"/>
        <w:numPr>
          <w:ilvl w:val="0"/>
          <w:numId w:val="13"/>
        </w:numPr>
        <w:tabs>
          <w:tab w:val="left" w:pos="2481"/>
        </w:tabs>
        <w:ind w:hanging="578"/>
        <w:jc w:val="left"/>
        <w:rPr>
          <w:del w:id="647" w:author="Balázs Dán" w:date="2021-11-09T17:24:00Z"/>
        </w:rPr>
      </w:pPr>
      <w:del w:id="648" w:author="Balázs Dán" w:date="2021-11-09T17:24:00Z">
        <w:r w:rsidDel="00AD3AFB">
          <w:delText xml:space="preserve">Az FTDI Chip hivatalos oldala: </w:delText>
        </w:r>
        <w:r w:rsidDel="00AD3AFB">
          <w:br/>
        </w:r>
        <w:r w:rsidRPr="00A8634D" w:rsidDel="00AD3AFB">
          <w:delText>https://ftdichip.com/products/ft232rl/</w:delText>
        </w:r>
        <w:r w:rsidDel="00AD3AFB">
          <w:br/>
        </w:r>
        <w:r w:rsidRPr="00BE1FFF" w:rsidDel="00AD3AFB">
          <w:delText>https://ftdichip.com/wp-content/uploads/2020/08/DS_FT232R.pdf</w:delText>
        </w:r>
        <w:r w:rsidDel="00AD3AFB">
          <w:br/>
          <w:delText>Megtekintés ideje: 2021.09.29.</w:delText>
        </w:r>
      </w:del>
    </w:p>
    <w:p w14:paraId="0CBE350C" w14:textId="77777777" w:rsidR="00D57497" w:rsidRDefault="00D57497" w:rsidP="003C2D3F">
      <w:pPr>
        <w:pStyle w:val="Szvegtrzs"/>
        <w:numPr>
          <w:ilvl w:val="0"/>
          <w:numId w:val="13"/>
        </w:numPr>
        <w:tabs>
          <w:tab w:val="left" w:pos="2481"/>
        </w:tabs>
        <w:ind w:hanging="578"/>
        <w:jc w:val="left"/>
      </w:pPr>
      <w:bookmarkStart w:id="649" w:name="_Ref87371207"/>
      <w:r>
        <w:t>Arduino Software (IDE):</w:t>
      </w:r>
      <w:r>
        <w:br/>
      </w:r>
      <w:hyperlink r:id="rId61" w:history="1">
        <w:r w:rsidRPr="0083695A">
          <w:rPr>
            <w:rStyle w:val="Hiperhivatkozs"/>
          </w:rPr>
          <w:t>https://www.arduino.cc/en/Guide/Environment</w:t>
        </w:r>
      </w:hyperlink>
      <w:r>
        <w:rPr>
          <w:rStyle w:val="Hiperhivatkozs"/>
        </w:rPr>
        <w:br/>
      </w:r>
      <w:hyperlink r:id="rId62" w:history="1">
        <w:r w:rsidRPr="00D96F9A">
          <w:rPr>
            <w:rStyle w:val="Hiperhivatkozs"/>
          </w:rPr>
          <w:t>https://www.arduino.cc/en/software</w:t>
        </w:r>
      </w:hyperlink>
      <w:r>
        <w:br/>
        <w:t>Megtekintés ideje: 2021.10.03.</w:t>
      </w:r>
      <w:bookmarkEnd w:id="649"/>
    </w:p>
    <w:p w14:paraId="7805BFA2" w14:textId="0F77322B" w:rsidR="00D57497" w:rsidRDefault="00D57497" w:rsidP="003C2D3F">
      <w:pPr>
        <w:pStyle w:val="Szvegtrzs"/>
        <w:numPr>
          <w:ilvl w:val="0"/>
          <w:numId w:val="13"/>
        </w:numPr>
        <w:tabs>
          <w:tab w:val="left" w:pos="2481"/>
        </w:tabs>
        <w:ind w:hanging="578"/>
        <w:jc w:val="left"/>
      </w:pPr>
      <w:bookmarkStart w:id="650" w:name="_Ref87371413"/>
      <w:r>
        <w:t>PHP:</w:t>
      </w:r>
      <w:r>
        <w:br/>
      </w:r>
      <w:ins w:id="651" w:author="Balázs Dán" w:date="2021-11-09T17:30:00Z">
        <w:r w:rsidR="00CB6136">
          <w:fldChar w:fldCharType="begin"/>
        </w:r>
        <w:r w:rsidR="00CB6136">
          <w:instrText xml:space="preserve"> HYPERLINK "https://www.php.net/manual/en/intro-whatis.php" </w:instrText>
        </w:r>
        <w:r w:rsidR="00CB6136">
          <w:fldChar w:fldCharType="separate"/>
        </w:r>
        <w:r w:rsidRPr="00CB6136">
          <w:rPr>
            <w:rStyle w:val="Hiperhivatkozs"/>
          </w:rPr>
          <w:t>https://www.php.net/manual/en/intro-whatis.php</w:t>
        </w:r>
        <w:r w:rsidR="00CB6136">
          <w:fldChar w:fldCharType="end"/>
        </w:r>
      </w:ins>
      <w:r>
        <w:br/>
        <w:t>Megtekintés ideje: 2021.10.03.</w:t>
      </w:r>
      <w:bookmarkEnd w:id="650"/>
    </w:p>
    <w:p w14:paraId="0F95A57D" w14:textId="7D2F3473" w:rsidR="00D57497" w:rsidRDefault="00D57497" w:rsidP="003C2D3F">
      <w:pPr>
        <w:pStyle w:val="Szvegtrzs"/>
        <w:numPr>
          <w:ilvl w:val="0"/>
          <w:numId w:val="13"/>
        </w:numPr>
        <w:tabs>
          <w:tab w:val="left" w:pos="2481"/>
        </w:tabs>
        <w:ind w:hanging="578"/>
        <w:jc w:val="left"/>
      </w:pPr>
      <w:bookmarkStart w:id="652" w:name="_Ref87371555"/>
      <w:r>
        <w:t>What is Postman API Test</w:t>
      </w:r>
      <w:ins w:id="653" w:author="Balázs Dán" w:date="2021-11-09T17:31:00Z">
        <w:r w:rsidR="00CB6136">
          <w:t>?</w:t>
        </w:r>
      </w:ins>
      <w:r>
        <w:t>:</w:t>
      </w:r>
      <w:r>
        <w:br/>
      </w:r>
      <w:hyperlink r:id="rId63" w:history="1">
        <w:r w:rsidRPr="00806192">
          <w:rPr>
            <w:rStyle w:val="Hiperhivatkozs"/>
          </w:rPr>
          <w:t>https://www.encora.com/insights/what-is-postman-api-test</w:t>
        </w:r>
      </w:hyperlink>
      <w:r>
        <w:br/>
        <w:t>Megtekintés ideje: 2021.10.03.</w:t>
      </w:r>
      <w:bookmarkEnd w:id="652"/>
    </w:p>
    <w:p w14:paraId="0205EAEC" w14:textId="4D84F42F" w:rsidR="00BE64A4" w:rsidRDefault="00BE64A4" w:rsidP="00BE64A4">
      <w:pPr>
        <w:pStyle w:val="Szvegtrzs"/>
        <w:numPr>
          <w:ilvl w:val="0"/>
          <w:numId w:val="13"/>
        </w:numPr>
        <w:tabs>
          <w:tab w:val="left" w:pos="2481"/>
        </w:tabs>
        <w:ind w:hanging="578"/>
        <w:jc w:val="left"/>
      </w:pPr>
      <w:bookmarkStart w:id="654" w:name="_Ref87371646"/>
      <w:r>
        <w:t>XAMPP:</w:t>
      </w:r>
      <w:r>
        <w:br/>
      </w:r>
      <w:hyperlink r:id="rId64" w:history="1">
        <w:r w:rsidRPr="00D96F9A">
          <w:rPr>
            <w:rStyle w:val="Hiperhivatkozs"/>
          </w:rPr>
          <w:t>https://www.apachefriends.org/index.html</w:t>
        </w:r>
      </w:hyperlink>
      <w:r>
        <w:t xml:space="preserve">, </w:t>
      </w:r>
      <w:r>
        <w:br/>
      </w:r>
      <w:hyperlink r:id="rId65" w:history="1">
        <w:r w:rsidRPr="00D96F9A">
          <w:rPr>
            <w:rStyle w:val="Hiperhivatkozs"/>
          </w:rPr>
          <w:t>https://www.javatpoint.com/xampp</w:t>
        </w:r>
      </w:hyperlink>
      <w:r>
        <w:br/>
        <w:t>Megtekintés ideje: 2021.10.03.</w:t>
      </w:r>
      <w:bookmarkEnd w:id="654"/>
    </w:p>
    <w:p w14:paraId="00989641" w14:textId="05CB55BF" w:rsidR="00EA39BE" w:rsidRDefault="00EA39BE" w:rsidP="00EA39BE">
      <w:pPr>
        <w:pStyle w:val="Szvegtrzs"/>
        <w:numPr>
          <w:ilvl w:val="0"/>
          <w:numId w:val="13"/>
        </w:numPr>
        <w:tabs>
          <w:tab w:val="left" w:pos="2481"/>
        </w:tabs>
        <w:ind w:hanging="578"/>
        <w:jc w:val="left"/>
      </w:pPr>
      <w:bookmarkStart w:id="655" w:name="_Ref87371750"/>
      <w:r>
        <w:t>Abstract: What is Fritzing?</w:t>
      </w:r>
      <w:r>
        <w:br/>
      </w:r>
      <w:hyperlink r:id="rId66" w:history="1">
        <w:r w:rsidRPr="00A629B2">
          <w:rPr>
            <w:rStyle w:val="Hiperhivatkozs"/>
          </w:rPr>
          <w:t>https://fritzing.org/media/uploads/publications/FritzingInfoBrochure-highRes.pdf</w:t>
        </w:r>
      </w:hyperlink>
      <w:r>
        <w:br/>
        <w:t>Megtekintés ideje: 2021.09.30.</w:t>
      </w:r>
      <w:bookmarkEnd w:id="655"/>
    </w:p>
    <w:p w14:paraId="3225070D" w14:textId="77777777" w:rsidR="00D124A8" w:rsidRDefault="00D124A8" w:rsidP="00D124A8">
      <w:pPr>
        <w:pStyle w:val="Szvegtrzs"/>
        <w:numPr>
          <w:ilvl w:val="0"/>
          <w:numId w:val="13"/>
        </w:numPr>
        <w:tabs>
          <w:tab w:val="left" w:pos="2481"/>
        </w:tabs>
        <w:ind w:hanging="578"/>
        <w:jc w:val="left"/>
      </w:pPr>
      <w:bookmarkStart w:id="656" w:name="_Ref87372183"/>
      <w:r>
        <w:t>What is React Native?</w:t>
      </w:r>
      <w:r>
        <w:br/>
      </w:r>
      <w:hyperlink r:id="rId67" w:history="1">
        <w:r w:rsidRPr="00A629B2">
          <w:rPr>
            <w:rStyle w:val="Hiperhivatkozs"/>
          </w:rPr>
          <w:t>https://www.netguru.com/glossary/react-native</w:t>
        </w:r>
      </w:hyperlink>
      <w:r>
        <w:br/>
        <w:t>Megtekintés ideje: 2021.10.03.</w:t>
      </w:r>
      <w:bookmarkEnd w:id="656"/>
    </w:p>
    <w:p w14:paraId="64A53D14" w14:textId="1D2A5A8D" w:rsidR="00D124A8" w:rsidRDefault="00D124A8" w:rsidP="00D124A8">
      <w:pPr>
        <w:pStyle w:val="Szvegtrzs"/>
        <w:numPr>
          <w:ilvl w:val="0"/>
          <w:numId w:val="13"/>
        </w:numPr>
        <w:tabs>
          <w:tab w:val="left" w:pos="2481"/>
        </w:tabs>
        <w:ind w:hanging="578"/>
        <w:jc w:val="left"/>
      </w:pPr>
      <w:bookmarkStart w:id="657" w:name="_Ref87372214"/>
      <w:r>
        <w:t>Setting up the development environment:</w:t>
      </w:r>
      <w:r>
        <w:br/>
      </w:r>
      <w:hyperlink r:id="rId68" w:history="1">
        <w:r w:rsidRPr="00A629B2">
          <w:rPr>
            <w:rStyle w:val="Hiperhivatkozs"/>
          </w:rPr>
          <w:t>https://reactnative.dev/docs/environment-setup</w:t>
        </w:r>
      </w:hyperlink>
      <w:r>
        <w:br/>
        <w:t>Megtekintés ideje: 2021.09.20.</w:t>
      </w:r>
      <w:bookmarkEnd w:id="657"/>
    </w:p>
    <w:p w14:paraId="7AFA54CB" w14:textId="5E83AAC1" w:rsidR="00D57497" w:rsidRDefault="00D57497" w:rsidP="003C2D3F">
      <w:pPr>
        <w:pStyle w:val="Szvegtrzs"/>
        <w:numPr>
          <w:ilvl w:val="0"/>
          <w:numId w:val="13"/>
        </w:numPr>
        <w:tabs>
          <w:tab w:val="left" w:pos="2481"/>
        </w:tabs>
        <w:ind w:hanging="578"/>
        <w:jc w:val="left"/>
        <w:rPr>
          <w:ins w:id="658" w:author="Balázs Dán" w:date="2021-11-09T16:50:00Z"/>
        </w:rPr>
      </w:pPr>
      <w:bookmarkStart w:id="659" w:name="_Ref87372527"/>
      <w:r>
        <w:t>Security Access Using RFID Reader:</w:t>
      </w:r>
      <w:r>
        <w:br/>
      </w:r>
      <w:hyperlink r:id="rId69" w:history="1">
        <w:r w:rsidRPr="0083695A">
          <w:rPr>
            <w:rStyle w:val="Hiperhivatkozs"/>
          </w:rPr>
          <w:t>https://create.arduino.cc/projecthub/Aritro/security-access-using-rfid-reader-f7c746</w:t>
        </w:r>
      </w:hyperlink>
      <w:r>
        <w:br/>
        <w:t>Megtekintés ideje: 2021.10.05.</w:t>
      </w:r>
      <w:bookmarkEnd w:id="659"/>
      <w:r>
        <w:t xml:space="preserve"> </w:t>
      </w:r>
    </w:p>
    <w:p w14:paraId="7C3A8A92" w14:textId="0D08CFCD" w:rsidR="0026504E" w:rsidDel="009603EC" w:rsidRDefault="0026504E">
      <w:pPr>
        <w:pStyle w:val="Szvegtrzs"/>
        <w:numPr>
          <w:ilvl w:val="0"/>
          <w:numId w:val="13"/>
        </w:numPr>
        <w:tabs>
          <w:tab w:val="left" w:pos="851"/>
        </w:tabs>
        <w:ind w:hanging="578"/>
        <w:jc w:val="left"/>
        <w:rPr>
          <w:del w:id="660" w:author="Balázs Dán" w:date="2021-11-09T17:49:00Z"/>
        </w:rPr>
        <w:pPrChange w:id="661" w:author="Balázs Dán" w:date="2021-11-09T16:50:00Z">
          <w:pPr>
            <w:pStyle w:val="Szvegtrzs"/>
            <w:numPr>
              <w:numId w:val="13"/>
            </w:numPr>
            <w:tabs>
              <w:tab w:val="left" w:pos="2481"/>
            </w:tabs>
            <w:ind w:left="720" w:hanging="578"/>
            <w:jc w:val="left"/>
          </w:pPr>
        </w:pPrChange>
      </w:pPr>
    </w:p>
    <w:p w14:paraId="7093EC46" w14:textId="46353AFC" w:rsidR="00D57497" w:rsidRDefault="00D57497" w:rsidP="003C2D3F">
      <w:pPr>
        <w:pStyle w:val="Szvegtrzs"/>
        <w:numPr>
          <w:ilvl w:val="0"/>
          <w:numId w:val="13"/>
        </w:numPr>
        <w:tabs>
          <w:tab w:val="left" w:pos="2481"/>
        </w:tabs>
        <w:ind w:hanging="578"/>
        <w:jc w:val="left"/>
        <w:rPr>
          <w:ins w:id="662" w:author="Balázs Dán" w:date="2021-11-09T18:00:00Z"/>
        </w:rPr>
      </w:pPr>
      <w:bookmarkStart w:id="663" w:name="_Ref87372652"/>
      <w:r>
        <w:t>A Brief Introduction to the Serial Peripheral Interface (SPI):</w:t>
      </w:r>
      <w:r>
        <w:br/>
      </w:r>
      <w:hyperlink r:id="rId70" w:history="1">
        <w:r w:rsidRPr="0083695A">
          <w:rPr>
            <w:rStyle w:val="Hiperhivatkozs"/>
          </w:rPr>
          <w:t>https://www.arduino.cc/en/reference/SPI</w:t>
        </w:r>
      </w:hyperlink>
      <w:r>
        <w:br/>
        <w:t>Megtekintés ideje: 2021.10.05.</w:t>
      </w:r>
      <w:bookmarkEnd w:id="663"/>
    </w:p>
    <w:p w14:paraId="0324C019" w14:textId="16FDD6D3" w:rsidR="00431615" w:rsidRDefault="00431615" w:rsidP="00431615">
      <w:pPr>
        <w:pStyle w:val="Szvegtrzs"/>
        <w:numPr>
          <w:ilvl w:val="0"/>
          <w:numId w:val="13"/>
        </w:numPr>
        <w:tabs>
          <w:tab w:val="left" w:pos="2481"/>
        </w:tabs>
        <w:ind w:hanging="578"/>
        <w:jc w:val="left"/>
        <w:rPr>
          <w:ins w:id="664" w:author="Balázs Dán" w:date="2021-11-09T18:01:00Z"/>
        </w:rPr>
      </w:pPr>
      <w:bookmarkStart w:id="665" w:name="_Ref87373415"/>
      <w:ins w:id="666" w:author="Balázs Dán" w:date="2021-11-09T18:00:00Z">
        <w:r>
          <w:t>ESP32-CAM Post Images to Local or Cloud Server using PHP (Photo Manager)</w:t>
        </w:r>
        <w:r>
          <w:br/>
        </w:r>
      </w:ins>
      <w:ins w:id="667" w:author="Balázs Dán" w:date="2021-11-09T18:01:00Z">
        <w:r w:rsidR="00850691">
          <w:fldChar w:fldCharType="begin"/>
        </w:r>
        <w:r w:rsidR="00850691">
          <w:instrText xml:space="preserve"> HYPERLINK "https://RandomNerdTutorials.com/esp32-cam-post-image-photo-server/" </w:instrText>
        </w:r>
        <w:r w:rsidR="00850691">
          <w:fldChar w:fldCharType="separate"/>
        </w:r>
        <w:r w:rsidRPr="00850691">
          <w:rPr>
            <w:rStyle w:val="Hiperhivatkozs"/>
          </w:rPr>
          <w:t>https://RandomNerdTutorials.com/esp32-cam-post-image-photo-server/</w:t>
        </w:r>
        <w:r w:rsidR="00850691">
          <w:fldChar w:fldCharType="end"/>
        </w:r>
      </w:ins>
      <w:ins w:id="668" w:author="Balázs Dán" w:date="2021-11-09T18:00:00Z">
        <w:r>
          <w:br/>
          <w:t>Megtekintés ideje: 2021.10.05.</w:t>
        </w:r>
      </w:ins>
      <w:bookmarkEnd w:id="665"/>
    </w:p>
    <w:p w14:paraId="6B67474A" w14:textId="064AA8AC" w:rsidR="009603EC" w:rsidDel="008909BB" w:rsidRDefault="009603EC">
      <w:pPr>
        <w:pStyle w:val="Szvegtrzs"/>
        <w:numPr>
          <w:ilvl w:val="0"/>
          <w:numId w:val="13"/>
        </w:numPr>
        <w:tabs>
          <w:tab w:val="left" w:pos="851"/>
        </w:tabs>
        <w:ind w:hanging="578"/>
        <w:jc w:val="left"/>
        <w:rPr>
          <w:del w:id="669" w:author="Balázs Dán" w:date="2021-11-09T17:51:00Z"/>
        </w:rPr>
        <w:pPrChange w:id="670" w:author="Balázs Dán" w:date="2021-11-09T17:50:00Z">
          <w:pPr>
            <w:pStyle w:val="Szvegtrzs"/>
            <w:numPr>
              <w:numId w:val="13"/>
            </w:numPr>
            <w:tabs>
              <w:tab w:val="left" w:pos="2481"/>
            </w:tabs>
            <w:ind w:left="720" w:hanging="578"/>
            <w:jc w:val="left"/>
          </w:pPr>
        </w:pPrChange>
      </w:pPr>
    </w:p>
    <w:p w14:paraId="11FAE015" w14:textId="57B170B0" w:rsidR="00672736" w:rsidRDefault="00672736" w:rsidP="00672736">
      <w:pPr>
        <w:pStyle w:val="Szvegtrzs"/>
        <w:numPr>
          <w:ilvl w:val="0"/>
          <w:numId w:val="13"/>
        </w:numPr>
        <w:tabs>
          <w:tab w:val="left" w:pos="2481"/>
        </w:tabs>
        <w:ind w:hanging="578"/>
        <w:jc w:val="left"/>
        <w:rPr>
          <w:ins w:id="671" w:author="Balázs Dán" w:date="2021-11-09T18:12:00Z"/>
        </w:rPr>
      </w:pPr>
      <w:bookmarkStart w:id="672" w:name="_Ref87373833"/>
      <w:r>
        <w:t>Arduino UniqueID:</w:t>
      </w:r>
      <w:r>
        <w:br/>
      </w:r>
      <w:hyperlink r:id="rId71" w:history="1">
        <w:r w:rsidRPr="00C062F7">
          <w:rPr>
            <w:rStyle w:val="Hiperhivatkozs"/>
          </w:rPr>
          <w:t>https://forum.arduino.cc/t/uniqueid/671432/4</w:t>
        </w:r>
      </w:hyperlink>
      <w:r>
        <w:br/>
        <w:t>Megtekintés ideje: 2021.10.02.</w:t>
      </w:r>
      <w:bookmarkEnd w:id="672"/>
    </w:p>
    <w:p w14:paraId="4D3CFB4F" w14:textId="5E571602" w:rsidR="00984155" w:rsidRDefault="00984155" w:rsidP="00984155">
      <w:pPr>
        <w:pStyle w:val="Szvegtrzs"/>
        <w:numPr>
          <w:ilvl w:val="0"/>
          <w:numId w:val="13"/>
        </w:numPr>
        <w:tabs>
          <w:tab w:val="left" w:pos="2481"/>
        </w:tabs>
        <w:ind w:hanging="578"/>
        <w:jc w:val="left"/>
        <w:rPr>
          <w:ins w:id="673" w:author="Balázs Dán" w:date="2021-11-09T18:14:00Z"/>
        </w:rPr>
      </w:pPr>
      <w:bookmarkStart w:id="674" w:name="_Ref87374025"/>
      <w:ins w:id="675" w:author="Balázs Dán" w:date="2021-11-09T18:12:00Z">
        <w:r>
          <w:t>Installing the ESP32 Board in Arduino IDE (Windows, MAC OS X, Linux):</w:t>
        </w:r>
        <w:r>
          <w:br/>
        </w:r>
        <w:r>
          <w:fldChar w:fldCharType="begin"/>
        </w:r>
        <w:r>
          <w:instrText xml:space="preserve"> HYPERLINK "https://randomnerdtutorials.com/installing-the-esp32-board-in-arduino-ide-windows-instructions/" </w:instrText>
        </w:r>
        <w:r>
          <w:fldChar w:fldCharType="separate"/>
        </w:r>
        <w:r w:rsidRPr="00984155">
          <w:rPr>
            <w:rStyle w:val="Hiperhivatkozs"/>
          </w:rPr>
          <w:t>https://randomnerdtutorials.com/installing-the-esp32-board-in-arduino-ide-windows-instructions/</w:t>
        </w:r>
        <w:r>
          <w:fldChar w:fldCharType="end"/>
        </w:r>
        <w:r>
          <w:br/>
          <w:t>Megtekintés ideje: 2021.10.05.</w:t>
        </w:r>
      </w:ins>
      <w:bookmarkEnd w:id="674"/>
    </w:p>
    <w:p w14:paraId="4DF425D7" w14:textId="79558FFB" w:rsidR="00E92D52" w:rsidRDefault="00E92D52" w:rsidP="00E92D52">
      <w:pPr>
        <w:pStyle w:val="Szvegtrzs"/>
        <w:numPr>
          <w:ilvl w:val="0"/>
          <w:numId w:val="13"/>
        </w:numPr>
        <w:tabs>
          <w:tab w:val="left" w:pos="2481"/>
        </w:tabs>
        <w:ind w:hanging="578"/>
        <w:jc w:val="left"/>
        <w:rPr>
          <w:ins w:id="676" w:author="Balázs Dán" w:date="2021-11-09T18:20:00Z"/>
        </w:rPr>
      </w:pPr>
      <w:bookmarkStart w:id="677" w:name="_Ref87374238"/>
      <w:ins w:id="678" w:author="Balázs Dán" w:date="2021-11-09T18:14:00Z">
        <w:r>
          <w:t>How to Access ESP32-CAM Worldwide using ngrok:</w:t>
        </w:r>
        <w:r>
          <w:br/>
        </w:r>
        <w:r>
          <w:fldChar w:fldCharType="begin"/>
        </w:r>
        <w:r>
          <w:instrText xml:space="preserve"> HYPERLINK "https://create.arduino.cc/projecthub/CiferTech/how-to-access-esp32-cam-worldwide-using-ngrok-210aa0" </w:instrText>
        </w:r>
        <w:r>
          <w:fldChar w:fldCharType="separate"/>
        </w:r>
        <w:r w:rsidRPr="006C7CBE">
          <w:rPr>
            <w:rStyle w:val="Hiperhivatkozs"/>
          </w:rPr>
          <w:t>https://create.arduino.cc/projecthub/CiferTech/how-to-access-esp32-cam-worldwide-using-ngrok-210aa0</w:t>
        </w:r>
        <w:r>
          <w:rPr>
            <w:rStyle w:val="Hiperhivatkozs"/>
          </w:rPr>
          <w:fldChar w:fldCharType="end"/>
        </w:r>
        <w:r>
          <w:br/>
        </w:r>
      </w:ins>
      <w:ins w:id="679" w:author="Balázs Dán" w:date="2021-11-09T18:16:00Z">
        <w:r>
          <w:fldChar w:fldCharType="begin"/>
        </w:r>
        <w:r>
          <w:instrText xml:space="preserve"> HYPERLINK "https://github.com/cifertech/ESP32CAM_ngrok/blob/main/ESP-CAM__CLOUD.ino" </w:instrText>
        </w:r>
        <w:r>
          <w:fldChar w:fldCharType="separate"/>
        </w:r>
        <w:r w:rsidRPr="00E92D52">
          <w:rPr>
            <w:rStyle w:val="Hiperhivatkozs"/>
          </w:rPr>
          <w:t>https://github.com/cifertech/ESP32CAM_ngrok/blob/main/ESP-CAM__CLOUD.ino</w:t>
        </w:r>
        <w:r>
          <w:fldChar w:fldCharType="end"/>
        </w:r>
      </w:ins>
      <w:ins w:id="680" w:author="Balázs Dán" w:date="2021-11-09T18:14:00Z">
        <w:r>
          <w:br/>
          <w:t>Megtekintés ideje: 2021.10.05.</w:t>
        </w:r>
      </w:ins>
      <w:bookmarkEnd w:id="677"/>
    </w:p>
    <w:p w14:paraId="62819927" w14:textId="02B19BCE" w:rsidR="000C4649" w:rsidRDefault="000C4649" w:rsidP="000C4649">
      <w:pPr>
        <w:pStyle w:val="Szvegtrzs"/>
        <w:numPr>
          <w:ilvl w:val="0"/>
          <w:numId w:val="13"/>
        </w:numPr>
        <w:tabs>
          <w:tab w:val="left" w:pos="2481"/>
        </w:tabs>
        <w:ind w:hanging="578"/>
        <w:jc w:val="left"/>
        <w:rPr>
          <w:ins w:id="681" w:author="Balázs Dán" w:date="2021-11-09T18:11:00Z"/>
        </w:rPr>
      </w:pPr>
      <w:bookmarkStart w:id="682" w:name="_Ref87374466"/>
      <w:ins w:id="683" w:author="Balázs Dán" w:date="2021-11-09T18:20:00Z">
        <w:r>
          <w:lastRenderedPageBreak/>
          <w:t>ESP32-CAM Camera Boards: Pin and GPIOs Assignment Guide:</w:t>
        </w:r>
        <w:r>
          <w:br/>
        </w:r>
        <w:r>
          <w:fldChar w:fldCharType="begin"/>
        </w:r>
        <w:r>
          <w:instrText xml:space="preserve"> HYPERLINK "https://randomnerdtutorials.com/esp32-cam-camera-pin-gpios/" </w:instrText>
        </w:r>
        <w:r>
          <w:fldChar w:fldCharType="separate"/>
        </w:r>
        <w:r w:rsidRPr="00850691">
          <w:rPr>
            <w:rStyle w:val="Hiperhivatkozs"/>
          </w:rPr>
          <w:t>https://randomnerdtutorials.com/esp32-cam-camera-pin-gpios/</w:t>
        </w:r>
        <w:r>
          <w:fldChar w:fldCharType="end"/>
        </w:r>
        <w:r>
          <w:br/>
          <w:t>Megtekintés ideje: 2021.10.05.</w:t>
        </w:r>
      </w:ins>
      <w:bookmarkEnd w:id="682"/>
    </w:p>
    <w:p w14:paraId="789467A6" w14:textId="443D5650" w:rsidR="00EE00E3" w:rsidRDefault="00EE00E3" w:rsidP="00EE00E3">
      <w:pPr>
        <w:pStyle w:val="Szvegtrzs"/>
        <w:numPr>
          <w:ilvl w:val="0"/>
          <w:numId w:val="13"/>
        </w:numPr>
        <w:tabs>
          <w:tab w:val="left" w:pos="2481"/>
        </w:tabs>
        <w:ind w:hanging="578"/>
        <w:jc w:val="left"/>
      </w:pPr>
      <w:bookmarkStart w:id="684" w:name="_Ref87374991"/>
      <w:ins w:id="685" w:author="Balázs Dán" w:date="2021-11-09T18:11:00Z">
        <w:r>
          <w:t>Discord Security Camera with an ESP32:</w:t>
        </w:r>
        <w:r>
          <w:br/>
        </w:r>
        <w:r>
          <w:fldChar w:fldCharType="begin"/>
        </w:r>
        <w:r>
          <w:instrText xml:space="preserve"> HYPERLINK "https://create.arduino.cc/projecthub/WillMakesTV/discord-security-camera-with-an-esp32-7c4621" </w:instrText>
        </w:r>
        <w:r>
          <w:fldChar w:fldCharType="separate"/>
        </w:r>
        <w:r w:rsidRPr="000A6332">
          <w:rPr>
            <w:rStyle w:val="Hiperhivatkozs"/>
          </w:rPr>
          <w:t>https://create.arduino.cc/projecthub/WillMakesTV/discord-security-camera-with-an-esp32-7c4621</w:t>
        </w:r>
        <w:r>
          <w:rPr>
            <w:rStyle w:val="Hiperhivatkozs"/>
          </w:rPr>
          <w:fldChar w:fldCharType="end"/>
        </w:r>
        <w:r>
          <w:rPr>
            <w:rStyle w:val="Hiperhivatkozs"/>
          </w:rPr>
          <w:br/>
        </w:r>
      </w:ins>
      <w:ins w:id="686" w:author="Balázs Dán" w:date="2021-11-09T18:29:00Z">
        <w:r w:rsidR="00DE2C74">
          <w:fldChar w:fldCharType="begin"/>
        </w:r>
        <w:r w:rsidR="00DE2C74">
          <w:instrText xml:space="preserve"> HYPERLINK "https://github.com/WillMakesTV/discord-spycam/blob/main/discord-spycam.ino" </w:instrText>
        </w:r>
        <w:r w:rsidR="00DE2C74">
          <w:fldChar w:fldCharType="separate"/>
        </w:r>
        <w:r w:rsidRPr="00DE2C74">
          <w:rPr>
            <w:rStyle w:val="Hiperhivatkozs"/>
          </w:rPr>
          <w:t>https://github.com/WillMakesTV/discord-spycam/blob/main/discord-spycam.ino</w:t>
        </w:r>
        <w:r w:rsidR="00DE2C74">
          <w:fldChar w:fldCharType="end"/>
        </w:r>
      </w:ins>
      <w:ins w:id="687" w:author="Balázs Dán" w:date="2021-11-09T18:11:00Z">
        <w:r>
          <w:br/>
          <w:t>Megtekintés ideje: 2021.10.06.</w:t>
        </w:r>
      </w:ins>
      <w:bookmarkEnd w:id="684"/>
    </w:p>
    <w:p w14:paraId="7755524F" w14:textId="364816B1" w:rsidR="000478BB" w:rsidDel="00006AB3" w:rsidRDefault="00D57497" w:rsidP="000478BB">
      <w:pPr>
        <w:pStyle w:val="Szvegtrzs"/>
        <w:numPr>
          <w:ilvl w:val="0"/>
          <w:numId w:val="13"/>
        </w:numPr>
        <w:tabs>
          <w:tab w:val="left" w:pos="2481"/>
        </w:tabs>
        <w:ind w:hanging="578"/>
        <w:jc w:val="left"/>
        <w:rPr>
          <w:del w:id="688" w:author="Balázs Dán" w:date="2021-11-09T18:34:00Z"/>
        </w:rPr>
      </w:pPr>
      <w:del w:id="689" w:author="Balázs Dán" w:date="2021-11-09T18:12:00Z">
        <w:r w:rsidDel="00984155">
          <w:delText>Installing the ESP32 Board in Arduino IDE (Windows, MAC OS X, Linux):</w:delText>
        </w:r>
        <w:r w:rsidDel="00984155">
          <w:br/>
        </w:r>
        <w:r w:rsidRPr="00E60B8E" w:rsidDel="00984155">
          <w:delText>https://randomnerdtutorials.com/installing-the-esp32-board-in-arduino-ide-windows-instructions/</w:delText>
        </w:r>
        <w:r w:rsidDel="00984155">
          <w:br/>
          <w:delText>Megtekintés ideje: 2021.10.05</w:delText>
        </w:r>
      </w:del>
    </w:p>
    <w:p w14:paraId="1BFAD4D8" w14:textId="0A0A063D" w:rsidR="00D57497" w:rsidDel="00431615" w:rsidRDefault="00D57497" w:rsidP="003C2D3F">
      <w:pPr>
        <w:pStyle w:val="Szvegtrzs"/>
        <w:numPr>
          <w:ilvl w:val="0"/>
          <w:numId w:val="13"/>
        </w:numPr>
        <w:tabs>
          <w:tab w:val="left" w:pos="2481"/>
        </w:tabs>
        <w:ind w:hanging="578"/>
        <w:jc w:val="left"/>
        <w:rPr>
          <w:del w:id="690" w:author="Balázs Dán" w:date="2021-11-09T18:00:00Z"/>
        </w:rPr>
      </w:pPr>
      <w:del w:id="691" w:author="Balázs Dán" w:date="2021-11-09T18:00:00Z">
        <w:r w:rsidDel="00431615">
          <w:delText>ESP32-CAM PIR Motion Detector with Photo Capture (saves to microSD card):</w:delText>
        </w:r>
        <w:r w:rsidDel="00431615">
          <w:br/>
        </w:r>
        <w:r w:rsidRPr="005D71BF" w:rsidDel="00431615">
          <w:delText>https://randomnerdtutorials.com/esp32-cam-pir-motion-detector-photo-capture/</w:delText>
        </w:r>
        <w:r w:rsidDel="00431615">
          <w:br/>
          <w:delText>Megtekintés ideje: 2021.10.05.</w:delText>
        </w:r>
      </w:del>
    </w:p>
    <w:p w14:paraId="6EB99DE3" w14:textId="759179E4" w:rsidR="00F21F5A" w:rsidDel="00431615" w:rsidRDefault="00F21F5A" w:rsidP="00F21F5A">
      <w:pPr>
        <w:pStyle w:val="Szvegtrzs"/>
        <w:numPr>
          <w:ilvl w:val="0"/>
          <w:numId w:val="13"/>
        </w:numPr>
        <w:tabs>
          <w:tab w:val="left" w:pos="2481"/>
        </w:tabs>
        <w:ind w:hanging="578"/>
        <w:jc w:val="left"/>
        <w:rPr>
          <w:del w:id="692" w:author="Balázs Dán" w:date="2021-11-09T18:00:00Z"/>
        </w:rPr>
      </w:pPr>
      <w:del w:id="693" w:author="Balázs Dán" w:date="2021-11-09T18:00:00Z">
        <w:r w:rsidDel="00431615">
          <w:delText>Discord Security Camera with an ESP32:</w:delText>
        </w:r>
        <w:r w:rsidDel="00431615">
          <w:br/>
        </w:r>
        <w:r w:rsidR="00AE43EF" w:rsidDel="00431615">
          <w:fldChar w:fldCharType="begin"/>
        </w:r>
        <w:r w:rsidR="00AE43EF" w:rsidDel="00431615">
          <w:delInstrText xml:space="preserve"> HYPERLINK "https://create.arduino.cc/projecthub/WillMakesTV/discord-security-camera-with-an-esp32-7c4621" </w:delInstrText>
        </w:r>
        <w:r w:rsidR="00AE43EF" w:rsidDel="00431615">
          <w:fldChar w:fldCharType="separate"/>
        </w:r>
        <w:r w:rsidRPr="000A6332" w:rsidDel="00431615">
          <w:rPr>
            <w:rStyle w:val="Hiperhivatkozs"/>
          </w:rPr>
          <w:delText>https://create.arduino.cc/projecthub/WillMakesTV/discord-security-camera-with-an-esp32-7c4621</w:delText>
        </w:r>
        <w:r w:rsidR="00AE43EF" w:rsidDel="00431615">
          <w:rPr>
            <w:rStyle w:val="Hiperhivatkozs"/>
          </w:rPr>
          <w:fldChar w:fldCharType="end"/>
        </w:r>
        <w:r w:rsidDel="00431615">
          <w:rPr>
            <w:rStyle w:val="Hiperhivatkozs"/>
          </w:rPr>
          <w:br/>
        </w:r>
        <w:r w:rsidRPr="00825C76" w:rsidDel="00431615">
          <w:delText>https://github.com/WillMakesTV/discord-spycam/blob/main/discord-spycam.ino</w:delText>
        </w:r>
        <w:r w:rsidDel="00431615">
          <w:br/>
          <w:delText>Megtekintés ideje: 2021.10.06.</w:delText>
        </w:r>
      </w:del>
    </w:p>
    <w:p w14:paraId="00C41D24" w14:textId="44B42AD7" w:rsidR="00D57497" w:rsidDel="00431615" w:rsidRDefault="00D57497" w:rsidP="003C2D3F">
      <w:pPr>
        <w:pStyle w:val="Szvegtrzs"/>
        <w:numPr>
          <w:ilvl w:val="0"/>
          <w:numId w:val="13"/>
        </w:numPr>
        <w:tabs>
          <w:tab w:val="left" w:pos="2481"/>
        </w:tabs>
        <w:ind w:hanging="578"/>
        <w:jc w:val="left"/>
        <w:rPr>
          <w:del w:id="694" w:author="Balázs Dán" w:date="2021-11-09T18:00:00Z"/>
        </w:rPr>
      </w:pPr>
      <w:del w:id="695" w:author="Balázs Dán" w:date="2021-11-09T18:00:00Z">
        <w:r w:rsidDel="00431615">
          <w:delText>ESP32-CAM Post Images to Local or Cloud Server using PHP (Photo Manager)</w:delText>
        </w:r>
        <w:r w:rsidDel="00431615">
          <w:br/>
        </w:r>
        <w:r w:rsidRPr="008B1D19" w:rsidDel="00431615">
          <w:delText>https://RandomNerdTutorials.com/esp32-cam-post-image-photo-server/</w:delText>
        </w:r>
        <w:r w:rsidDel="00431615">
          <w:br/>
          <w:delText>Megtekintés ideje: 2021.10.05.</w:delText>
        </w:r>
      </w:del>
    </w:p>
    <w:p w14:paraId="28703FB0" w14:textId="193CC1EE" w:rsidR="00925A49" w:rsidDel="00E92D52" w:rsidRDefault="00925A49" w:rsidP="00925A49">
      <w:pPr>
        <w:pStyle w:val="Szvegtrzs"/>
        <w:numPr>
          <w:ilvl w:val="0"/>
          <w:numId w:val="13"/>
        </w:numPr>
        <w:tabs>
          <w:tab w:val="left" w:pos="2481"/>
        </w:tabs>
        <w:ind w:hanging="578"/>
        <w:jc w:val="left"/>
        <w:rPr>
          <w:del w:id="696" w:author="Balázs Dán" w:date="2021-11-09T18:14:00Z"/>
        </w:rPr>
      </w:pPr>
      <w:del w:id="697" w:author="Balázs Dán" w:date="2021-11-09T18:14:00Z">
        <w:r w:rsidDel="00E92D52">
          <w:delText>How to Access ESP32-CAM Worldwide using ngrok:</w:delText>
        </w:r>
        <w:r w:rsidDel="00E92D52">
          <w:br/>
        </w:r>
        <w:r w:rsidR="00AE43EF" w:rsidDel="00E92D52">
          <w:fldChar w:fldCharType="begin"/>
        </w:r>
        <w:r w:rsidR="00AE43EF" w:rsidDel="00E92D52">
          <w:delInstrText xml:space="preserve"> HYPERLINK "https://create.arduino.cc/projecthub/CiferTech/how-to-access-esp32-cam-worldwide-using-ngrok-210aa0" </w:delInstrText>
        </w:r>
        <w:r w:rsidR="00AE43EF" w:rsidDel="00E92D52">
          <w:fldChar w:fldCharType="separate"/>
        </w:r>
        <w:r w:rsidRPr="006C7CBE" w:rsidDel="00E92D52">
          <w:rPr>
            <w:rStyle w:val="Hiperhivatkozs"/>
          </w:rPr>
          <w:delText>https://create.arduino.cc/projecthub/CiferTech/how-to-access-esp32-cam-worldwide-using-ngrok-210aa0</w:delText>
        </w:r>
        <w:r w:rsidR="00AE43EF" w:rsidDel="00E92D52">
          <w:rPr>
            <w:rStyle w:val="Hiperhivatkozs"/>
          </w:rPr>
          <w:fldChar w:fldCharType="end"/>
        </w:r>
        <w:r w:rsidR="00B061D5" w:rsidDel="00E92D52">
          <w:br/>
        </w:r>
        <w:r w:rsidR="00B061D5" w:rsidRPr="00B061D5" w:rsidDel="00E92D52">
          <w:delText>https://github.com/cifertech/ESP32CAM_ngrok/blob/main/ESP-CAM__CLOUD.ino</w:delText>
        </w:r>
        <w:r w:rsidDel="00E92D52">
          <w:br/>
          <w:delText>Megtekintés ideje: 2021.10.05.</w:delText>
        </w:r>
      </w:del>
    </w:p>
    <w:p w14:paraId="2F229258" w14:textId="537A3C81" w:rsidR="00376253" w:rsidRDefault="00376253" w:rsidP="00376253">
      <w:pPr>
        <w:pStyle w:val="Szvegtrzs"/>
        <w:numPr>
          <w:ilvl w:val="0"/>
          <w:numId w:val="13"/>
        </w:numPr>
        <w:tabs>
          <w:tab w:val="left" w:pos="2481"/>
        </w:tabs>
        <w:ind w:hanging="578"/>
        <w:jc w:val="left"/>
      </w:pPr>
      <w:bookmarkStart w:id="698" w:name="_Ref87375427"/>
      <w:r>
        <w:t>How to Decrypt MD5 Password in PHP?:</w:t>
      </w:r>
      <w:r>
        <w:br/>
      </w:r>
      <w:ins w:id="699" w:author="Balázs Dán" w:date="2021-11-09T18:35:00Z">
        <w:r w:rsidR="0082199A">
          <w:fldChar w:fldCharType="begin"/>
        </w:r>
        <w:r w:rsidR="0082199A">
          <w:instrText xml:space="preserve"> HYPERLINK "https://www.edureka.co/blog/decrypt-md5-password-PHP/" </w:instrText>
        </w:r>
        <w:r w:rsidR="0082199A">
          <w:fldChar w:fldCharType="separate"/>
        </w:r>
        <w:r w:rsidRPr="0082199A">
          <w:rPr>
            <w:rStyle w:val="Hiperhivatkozs"/>
          </w:rPr>
          <w:t>https://www.edureka.co/blog/decrypt-md5-password-PHP/</w:t>
        </w:r>
        <w:r w:rsidR="0082199A">
          <w:fldChar w:fldCharType="end"/>
        </w:r>
      </w:ins>
      <w:r>
        <w:br/>
        <w:t>Megtekintés ideje: 2021.10.09.</w:t>
      </w:r>
      <w:bookmarkEnd w:id="698"/>
    </w:p>
    <w:p w14:paraId="1DC08651" w14:textId="35DBF4F2" w:rsidR="00CC756A" w:rsidRDefault="00F272A5" w:rsidP="00925A49">
      <w:pPr>
        <w:pStyle w:val="Szvegtrzs"/>
        <w:numPr>
          <w:ilvl w:val="0"/>
          <w:numId w:val="13"/>
        </w:numPr>
        <w:tabs>
          <w:tab w:val="left" w:pos="2481"/>
        </w:tabs>
        <w:ind w:hanging="578"/>
        <w:jc w:val="left"/>
        <w:rPr>
          <w:ins w:id="700" w:author="Balázs Dán" w:date="2021-11-12T15:23:00Z"/>
        </w:rPr>
      </w:pPr>
      <w:bookmarkStart w:id="701" w:name="_Ref87375487"/>
      <w:r>
        <w:t>What is ngrok?</w:t>
      </w:r>
      <w:r w:rsidR="009D7110">
        <w:t>:</w:t>
      </w:r>
      <w:r w:rsidR="00CC756A">
        <w:br/>
      </w:r>
      <w:ins w:id="702" w:author="Balázs Dán" w:date="2021-11-09T18:35:00Z">
        <w:r w:rsidR="0082199A">
          <w:fldChar w:fldCharType="begin"/>
        </w:r>
        <w:r w:rsidR="0082199A">
          <w:instrText xml:space="preserve"> HYPERLINK "https://www.pubnub.com/learn/glossary/what-is-ngrok/" </w:instrText>
        </w:r>
        <w:r w:rsidR="0082199A">
          <w:fldChar w:fldCharType="separate"/>
        </w:r>
        <w:r w:rsidR="00CC756A" w:rsidRPr="0082199A">
          <w:rPr>
            <w:rStyle w:val="Hiperhivatkozs"/>
          </w:rPr>
          <w:t>https://www.pubnub.com/learn/glossary/what-is-ngrok/</w:t>
        </w:r>
        <w:r w:rsidR="0082199A">
          <w:fldChar w:fldCharType="end"/>
        </w:r>
      </w:ins>
      <w:r w:rsidR="00CC756A">
        <w:br/>
        <w:t>Megtekintés ideje: 202</w:t>
      </w:r>
      <w:ins w:id="703" w:author="Balázs Dán" w:date="2021-11-12T16:33:00Z">
        <w:r w:rsidR="00FC0D73">
          <w:t>1</w:t>
        </w:r>
      </w:ins>
      <w:del w:id="704" w:author="Balázs Dán" w:date="2021-11-12T16:33:00Z">
        <w:r w:rsidR="00CC756A" w:rsidDel="00FC0D73">
          <w:delText>0</w:delText>
        </w:r>
      </w:del>
      <w:r w:rsidR="00CC756A">
        <w:t>.11.01.</w:t>
      </w:r>
      <w:bookmarkEnd w:id="701"/>
    </w:p>
    <w:p w14:paraId="651EF37D" w14:textId="5D912F16" w:rsidR="00672D87" w:rsidRDefault="00672D87" w:rsidP="00925A49">
      <w:pPr>
        <w:pStyle w:val="Szvegtrzs"/>
        <w:numPr>
          <w:ilvl w:val="0"/>
          <w:numId w:val="13"/>
        </w:numPr>
        <w:tabs>
          <w:tab w:val="left" w:pos="2481"/>
        </w:tabs>
        <w:ind w:hanging="578"/>
        <w:jc w:val="left"/>
        <w:rPr>
          <w:ins w:id="705" w:author="Balázs Dán" w:date="2021-11-12T16:31:00Z"/>
        </w:rPr>
      </w:pPr>
      <w:bookmarkStart w:id="706" w:name="_Ref87623257"/>
      <w:ins w:id="707" w:author="Balázs Dán" w:date="2021-11-12T15:23:00Z">
        <w:r>
          <w:t>Start a new git repository:</w:t>
        </w:r>
        <w:r>
          <w:br/>
        </w:r>
        <w:r>
          <w:fldChar w:fldCharType="begin"/>
        </w:r>
        <w:r>
          <w:instrText xml:space="preserve"> HYPERLINK "</w:instrText>
        </w:r>
        <w:r w:rsidRPr="00672D87">
          <w:instrText>https://kbroman.org/github_tutorial/pages/init.html</w:instrText>
        </w:r>
        <w:r>
          <w:instrText xml:space="preserve">" </w:instrText>
        </w:r>
        <w:r>
          <w:fldChar w:fldCharType="separate"/>
        </w:r>
        <w:r w:rsidRPr="00EE6A9F">
          <w:rPr>
            <w:rStyle w:val="Hiperhivatkozs"/>
          </w:rPr>
          <w:t>https://kbroman.org/github_tutorial/pages/init.html</w:t>
        </w:r>
        <w:r>
          <w:fldChar w:fldCharType="end"/>
        </w:r>
        <w:r>
          <w:br/>
          <w:t>Megtekintés ideje: 202</w:t>
        </w:r>
      </w:ins>
      <w:ins w:id="708" w:author="Balázs Dán" w:date="2021-11-12T16:33:00Z">
        <w:r w:rsidR="00FC0D73">
          <w:t>1</w:t>
        </w:r>
      </w:ins>
      <w:ins w:id="709" w:author="Balázs Dán" w:date="2021-11-12T15:23:00Z">
        <w:r>
          <w:t>.11.0</w:t>
        </w:r>
      </w:ins>
      <w:ins w:id="710" w:author="Balázs Dán" w:date="2021-11-12T15:24:00Z">
        <w:r>
          <w:t>6.</w:t>
        </w:r>
      </w:ins>
      <w:bookmarkEnd w:id="706"/>
    </w:p>
    <w:p w14:paraId="1D680ECE" w14:textId="58EF48C3" w:rsidR="00455EAB" w:rsidRDefault="00455EAB" w:rsidP="00925A49">
      <w:pPr>
        <w:pStyle w:val="Szvegtrzs"/>
        <w:numPr>
          <w:ilvl w:val="0"/>
          <w:numId w:val="13"/>
        </w:numPr>
        <w:tabs>
          <w:tab w:val="left" w:pos="2481"/>
        </w:tabs>
        <w:ind w:hanging="578"/>
        <w:jc w:val="left"/>
      </w:pPr>
      <w:ins w:id="711" w:author="Balázs Dán" w:date="2021-11-12T16:31:00Z">
        <w:r>
          <w:t>Szakdolgozat GitHub:</w:t>
        </w:r>
        <w:r>
          <w:br/>
        </w:r>
      </w:ins>
      <w:ins w:id="712" w:author="Balázs Dán" w:date="2021-11-12T16:34:00Z">
        <w:r w:rsidR="00FC0D73">
          <w:fldChar w:fldCharType="begin"/>
        </w:r>
        <w:r w:rsidR="00FC0D73">
          <w:instrText xml:space="preserve"> HYPERLINK "https://github.com/skazalien/Szakdolgozat_Files" </w:instrText>
        </w:r>
        <w:r w:rsidR="00FC0D73">
          <w:fldChar w:fldCharType="separate"/>
        </w:r>
        <w:r w:rsidRPr="00FC0D73">
          <w:rPr>
            <w:rStyle w:val="Hiperhivatkozs"/>
          </w:rPr>
          <w:t>https://github.com/skazalien/Szakdolgo</w:t>
        </w:r>
        <w:r w:rsidRPr="00FC0D73">
          <w:rPr>
            <w:rStyle w:val="Hiperhivatkozs"/>
          </w:rPr>
          <w:t>z</w:t>
        </w:r>
        <w:r w:rsidRPr="00FC0D73">
          <w:rPr>
            <w:rStyle w:val="Hiperhivatkozs"/>
          </w:rPr>
          <w:t>at_Files</w:t>
        </w:r>
        <w:r w:rsidR="00FC0D73">
          <w:fldChar w:fldCharType="end"/>
        </w:r>
      </w:ins>
      <w:ins w:id="713" w:author="Balázs Dán" w:date="2021-11-12T16:32:00Z">
        <w:r>
          <w:t>,</w:t>
        </w:r>
        <w:r>
          <w:br/>
        </w:r>
      </w:ins>
      <w:ins w:id="714" w:author="Balázs Dán" w:date="2021-11-12T16:34:00Z">
        <w:r w:rsidR="00FC0D73">
          <w:fldChar w:fldCharType="begin"/>
        </w:r>
        <w:r w:rsidR="00FC0D73">
          <w:instrText xml:space="preserve"> HYPERLINK "https://github.com/skazalien/Szakdolgozat_Arduino" </w:instrText>
        </w:r>
        <w:r w:rsidR="00FC0D73">
          <w:fldChar w:fldCharType="separate"/>
        </w:r>
        <w:r w:rsidRPr="00FC0D73">
          <w:rPr>
            <w:rStyle w:val="Hiperhivatkozs"/>
          </w:rPr>
          <w:t>https://github.com/skazalien/Szakdolgozat_Arduino</w:t>
        </w:r>
        <w:r w:rsidR="00FC0D73">
          <w:fldChar w:fldCharType="end"/>
        </w:r>
      </w:ins>
      <w:ins w:id="715" w:author="Balázs Dán" w:date="2021-11-12T16:32:00Z">
        <w:r>
          <w:t>,</w:t>
        </w:r>
        <w:r>
          <w:br/>
        </w:r>
      </w:ins>
      <w:ins w:id="716" w:author="Balázs Dán" w:date="2021-11-12T16:33:00Z">
        <w:r w:rsidR="00FC0D73">
          <w:fldChar w:fldCharType="begin"/>
        </w:r>
        <w:r w:rsidR="00FC0D73">
          <w:instrText xml:space="preserve"> HYPERLINK "https://github.com/skazalien/Szakdolgozat_ReactNative" </w:instrText>
        </w:r>
        <w:r w:rsidR="00FC0D73">
          <w:fldChar w:fldCharType="separate"/>
        </w:r>
        <w:r w:rsidRPr="00FC0D73">
          <w:rPr>
            <w:rStyle w:val="Hiperhivatkozs"/>
          </w:rPr>
          <w:t>https://github.com/skazalien/Szakdolgozat_ReactNative</w:t>
        </w:r>
        <w:r w:rsidR="00FC0D73">
          <w:fldChar w:fldCharType="end"/>
        </w:r>
      </w:ins>
      <w:ins w:id="717" w:author="Balázs Dán" w:date="2021-11-12T16:32:00Z">
        <w:r>
          <w:t>,</w:t>
        </w:r>
        <w:r>
          <w:br/>
        </w:r>
      </w:ins>
      <w:ins w:id="718" w:author="Balázs Dán" w:date="2021-11-12T16:33:00Z">
        <w:r w:rsidR="00FC0D73">
          <w:fldChar w:fldCharType="begin"/>
        </w:r>
        <w:r w:rsidR="00FC0D73">
          <w:instrText xml:space="preserve"> HYPERLINK "</w:instrText>
        </w:r>
      </w:ins>
      <w:ins w:id="719" w:author="Balázs Dán" w:date="2021-11-12T16:32:00Z">
        <w:r w:rsidR="00FC0D73" w:rsidRPr="00455EAB">
          <w:instrText>https://github.com/skazalien/Szakdolgozat_Backend</w:instrText>
        </w:r>
      </w:ins>
      <w:ins w:id="720" w:author="Balázs Dán" w:date="2021-11-12T16:33:00Z">
        <w:r w:rsidR="00FC0D73">
          <w:instrText xml:space="preserve">" </w:instrText>
        </w:r>
        <w:r w:rsidR="00FC0D73">
          <w:fldChar w:fldCharType="separate"/>
        </w:r>
      </w:ins>
      <w:ins w:id="721" w:author="Balázs Dán" w:date="2021-11-12T16:32:00Z">
        <w:r w:rsidR="00FC0D73" w:rsidRPr="00EE6A9F">
          <w:rPr>
            <w:rStyle w:val="Hiperhivatkozs"/>
          </w:rPr>
          <w:t>https://github.com/skazalien/Szakdolgozat_Backe</w:t>
        </w:r>
        <w:r w:rsidR="00FC0D73" w:rsidRPr="00EE6A9F">
          <w:rPr>
            <w:rStyle w:val="Hiperhivatkozs"/>
          </w:rPr>
          <w:t>n</w:t>
        </w:r>
        <w:r w:rsidR="00FC0D73" w:rsidRPr="00EE6A9F">
          <w:rPr>
            <w:rStyle w:val="Hiperhivatkozs"/>
          </w:rPr>
          <w:t>d</w:t>
        </w:r>
      </w:ins>
      <w:ins w:id="722" w:author="Balázs Dán" w:date="2021-11-12T16:33:00Z">
        <w:r w:rsidR="00FC0D73">
          <w:fldChar w:fldCharType="end"/>
        </w:r>
        <w:r w:rsidR="00FC0D73">
          <w:br/>
          <w:t>Létrehozás ideje: 2021.11.12.</w:t>
        </w:r>
      </w:ins>
      <w:ins w:id="723" w:author="Balázs Dán" w:date="2021-11-12T16:32:00Z">
        <w:r>
          <w:br/>
        </w:r>
      </w:ins>
    </w:p>
    <w:p w14:paraId="08F31712" w14:textId="3DBEA989" w:rsidR="005B3087" w:rsidRDefault="005B3087" w:rsidP="005B3087">
      <w:pPr>
        <w:pStyle w:val="Szvegtrzs"/>
        <w:tabs>
          <w:tab w:val="left" w:pos="2481"/>
        </w:tabs>
        <w:ind w:firstLine="0"/>
        <w:jc w:val="left"/>
        <w:rPr>
          <w:ins w:id="724" w:author="Balázs Dán" w:date="2021-11-12T15:23:00Z"/>
        </w:rPr>
      </w:pPr>
    </w:p>
    <w:p w14:paraId="336709CB" w14:textId="40E4147F" w:rsidR="00672D87" w:rsidRDefault="00672D87" w:rsidP="005B3087">
      <w:pPr>
        <w:pStyle w:val="Szvegtrzs"/>
        <w:tabs>
          <w:tab w:val="left" w:pos="2481"/>
        </w:tabs>
        <w:ind w:firstLine="0"/>
        <w:jc w:val="left"/>
        <w:rPr>
          <w:ins w:id="725" w:author="Balázs Dán" w:date="2021-11-09T19:18:00Z"/>
        </w:rPr>
        <w:sectPr w:rsidR="00672D87" w:rsidSect="00222C10">
          <w:pgSz w:w="11906" w:h="16838"/>
          <w:pgMar w:top="1701" w:right="1134" w:bottom="1701" w:left="1701" w:header="708" w:footer="708" w:gutter="0"/>
          <w:cols w:space="708"/>
          <w:docGrid w:linePitch="360"/>
        </w:sectPr>
      </w:pPr>
    </w:p>
    <w:p w14:paraId="74D411E3" w14:textId="0F971E03" w:rsidR="000F6064" w:rsidDel="005B3087" w:rsidRDefault="000F6064" w:rsidP="003C2D3F">
      <w:pPr>
        <w:pStyle w:val="Szvegtrzs"/>
        <w:tabs>
          <w:tab w:val="left" w:pos="2481"/>
        </w:tabs>
        <w:ind w:left="142" w:firstLine="0"/>
        <w:jc w:val="left"/>
        <w:rPr>
          <w:del w:id="726" w:author="Balázs Dán" w:date="2021-11-09T19:17:00Z"/>
        </w:rPr>
      </w:pPr>
    </w:p>
    <w:p w14:paraId="52973564" w14:textId="0DE81958" w:rsidR="003F2C50" w:rsidDel="005B3087" w:rsidRDefault="003F2C50" w:rsidP="003C2D3F">
      <w:pPr>
        <w:pStyle w:val="Szvegtrzs"/>
        <w:tabs>
          <w:tab w:val="left" w:pos="2481"/>
        </w:tabs>
        <w:ind w:left="142" w:firstLine="0"/>
        <w:jc w:val="left"/>
        <w:rPr>
          <w:del w:id="727" w:author="Balázs Dán" w:date="2021-11-09T19:17:00Z"/>
        </w:rPr>
      </w:pPr>
    </w:p>
    <w:p w14:paraId="0C0C901A" w14:textId="00B496E4" w:rsidR="003F2C50" w:rsidDel="005B3087" w:rsidRDefault="003F2C50">
      <w:pPr>
        <w:pStyle w:val="Szvegtrzs"/>
        <w:tabs>
          <w:tab w:val="left" w:pos="2481"/>
        </w:tabs>
        <w:ind w:firstLine="0"/>
        <w:jc w:val="left"/>
        <w:rPr>
          <w:del w:id="728" w:author="Balázs Dán" w:date="2021-11-09T19:18:00Z"/>
        </w:rPr>
        <w:pPrChange w:id="729" w:author="Balázs Dán" w:date="2021-11-09T19:17:00Z">
          <w:pPr>
            <w:pStyle w:val="Szvegtrzs"/>
            <w:tabs>
              <w:tab w:val="left" w:pos="2481"/>
            </w:tabs>
            <w:ind w:left="142" w:firstLine="0"/>
            <w:jc w:val="left"/>
          </w:pPr>
        </w:pPrChange>
      </w:pPr>
    </w:p>
    <w:p w14:paraId="5A50C8B8" w14:textId="2E5371C7" w:rsidR="004504A9" w:rsidRPr="004504A9" w:rsidRDefault="004504A9" w:rsidP="003C2D3F">
      <w:pPr>
        <w:pStyle w:val="Szvegtrzs"/>
        <w:tabs>
          <w:tab w:val="left" w:pos="2481"/>
        </w:tabs>
        <w:ind w:left="142" w:firstLine="0"/>
        <w:jc w:val="center"/>
        <w:rPr>
          <w:b/>
          <w:bCs/>
        </w:rPr>
      </w:pPr>
      <w:r w:rsidRPr="004504A9">
        <w:rPr>
          <w:b/>
          <w:bCs/>
        </w:rPr>
        <w:t>Köszönetnyilvánítás</w:t>
      </w:r>
    </w:p>
    <w:p w14:paraId="71602E8E" w14:textId="6897A557" w:rsidR="004504A9" w:rsidRDefault="004504A9" w:rsidP="003C2D3F">
      <w:pPr>
        <w:pStyle w:val="Szvegtrzs"/>
        <w:tabs>
          <w:tab w:val="left" w:pos="2481"/>
        </w:tabs>
        <w:ind w:left="142" w:firstLine="0"/>
        <w:jc w:val="center"/>
      </w:pPr>
      <w:r>
        <w:t>Ezúton szeretném kifejezni köszönetemet Dr. Kocsis Gergelynek a rám fordított idejé</w:t>
      </w:r>
      <w:r w:rsidR="004D42D7">
        <w:t>ér</w:t>
      </w:r>
      <w:r>
        <w:t>t, a sok segítséget, ötleteket amit Tőle kaptam és az építő jellegű kritikáit.</w:t>
      </w:r>
    </w:p>
    <w:sectPr w:rsidR="004504A9" w:rsidSect="00222C10">
      <w:pgSz w:w="11906" w:h="16838"/>
      <w:pgMar w:top="1701" w:right="1134" w:bottom="1701"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r. Kocsis Gergely" w:date="2021-11-07T19:02:00Z" w:initials="DKG">
    <w:p w14:paraId="0793D373" w14:textId="6D638F5F" w:rsidR="00197E9D" w:rsidRDefault="00197E9D">
      <w:pPr>
        <w:pStyle w:val="Jegyzetszveg"/>
      </w:pPr>
      <w:r>
        <w:rPr>
          <w:rStyle w:val="Jegyzethivatkozs"/>
        </w:rPr>
        <w:annotationRef/>
      </w:r>
      <w:r>
        <w:t xml:space="preserve">A honlapon kiadott </w:t>
      </w:r>
      <w:r w:rsidR="00FB1A00">
        <w:t>mintában azt hiszem más formátum szerepel. Ellenőrizd légy szíves.</w:t>
      </w:r>
    </w:p>
  </w:comment>
  <w:comment w:id="94" w:author="Dr. Kocsis Gergely" w:date="2021-11-07T22:03:00Z" w:initials="DKG">
    <w:p w14:paraId="42BB203E" w14:textId="3AEBB4A3" w:rsidR="005210D8" w:rsidRDefault="005210D8">
      <w:pPr>
        <w:pStyle w:val="Jegyzetszveg"/>
      </w:pPr>
      <w:r>
        <w:rPr>
          <w:rStyle w:val="Jegyzethivatkozs"/>
        </w:rPr>
        <w:annotationRef/>
      </w:r>
      <w:r>
        <w:t>El kell dönteni, hogy PHP, vagy php</w:t>
      </w:r>
    </w:p>
  </w:comment>
  <w:comment w:id="423" w:author="Dr. Kocsis Gergely" w:date="2021-11-07T22:44:00Z" w:initials="DKG">
    <w:p w14:paraId="1582C421" w14:textId="729DC616" w:rsidR="00A637B2" w:rsidRDefault="00A637B2">
      <w:pPr>
        <w:pStyle w:val="Jegyzetszveg"/>
      </w:pPr>
      <w:r>
        <w:rPr>
          <w:rStyle w:val="Jegyzethivatkozs"/>
        </w:rPr>
        <w:annotationRef/>
      </w:r>
      <w:r>
        <w:rPr>
          <w:rStyle w:val="Jegyzethivatkozs"/>
        </w:rPr>
        <w:t xml:space="preserve"> képnek nincs aláírása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93D373" w15:done="0"/>
  <w15:commentEx w15:paraId="42BB203E" w15:done="0"/>
  <w15:commentEx w15:paraId="1582C4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A13E" w16cex:dateUtc="2021-11-07T18:02:00Z"/>
  <w16cex:commentExtensible w16cex:durableId="2532CBC2" w16cex:dateUtc="2021-11-07T21:03:00Z"/>
  <w16cex:commentExtensible w16cex:durableId="2532D542" w16cex:dateUtc="2021-11-07T2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93D373" w16cid:durableId="2532A13E"/>
  <w16cid:commentId w16cid:paraId="42BB203E" w16cid:durableId="2532CBC2"/>
  <w16cid:commentId w16cid:paraId="1582C421" w16cid:durableId="2532D5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A7C94" w14:textId="77777777" w:rsidR="00CC67FF" w:rsidRDefault="00CC67FF" w:rsidP="00D57486">
      <w:pPr>
        <w:spacing w:line="240" w:lineRule="auto"/>
      </w:pPr>
      <w:r>
        <w:separator/>
      </w:r>
    </w:p>
  </w:endnote>
  <w:endnote w:type="continuationSeparator" w:id="0">
    <w:p w14:paraId="36C621B5" w14:textId="77777777" w:rsidR="00CC67FF" w:rsidRDefault="00CC67FF" w:rsidP="00D574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5753083"/>
      <w:docPartObj>
        <w:docPartGallery w:val="Page Numbers (Bottom of Page)"/>
        <w:docPartUnique/>
      </w:docPartObj>
    </w:sdtPr>
    <w:sdtEndPr/>
    <w:sdtContent>
      <w:p w14:paraId="0B247826" w14:textId="5F662BAE" w:rsidR="001F64F3" w:rsidRDefault="001F64F3">
        <w:pPr>
          <w:pStyle w:val="llb"/>
          <w:jc w:val="center"/>
        </w:pPr>
        <w:r>
          <w:fldChar w:fldCharType="begin"/>
        </w:r>
        <w:r>
          <w:instrText>PAGE   \* MERGEFORMAT</w:instrText>
        </w:r>
        <w:r>
          <w:fldChar w:fldCharType="separate"/>
        </w:r>
        <w:r>
          <w:t>2</w:t>
        </w:r>
        <w:r>
          <w:fldChar w:fldCharType="end"/>
        </w:r>
      </w:p>
    </w:sdtContent>
  </w:sdt>
  <w:p w14:paraId="467FF5FA" w14:textId="77777777" w:rsidR="001F64F3" w:rsidRDefault="001F64F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AB2E2" w14:textId="77777777" w:rsidR="00CC67FF" w:rsidRDefault="00CC67FF" w:rsidP="00D57486">
      <w:pPr>
        <w:spacing w:line="240" w:lineRule="auto"/>
      </w:pPr>
      <w:r>
        <w:separator/>
      </w:r>
    </w:p>
  </w:footnote>
  <w:footnote w:type="continuationSeparator" w:id="0">
    <w:p w14:paraId="57006BA2" w14:textId="77777777" w:rsidR="00CC67FF" w:rsidRDefault="00CC67FF" w:rsidP="00D5748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500699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2F808CD"/>
    <w:multiLevelType w:val="hybridMultilevel"/>
    <w:tmpl w:val="7F52CA7E"/>
    <w:lvl w:ilvl="0" w:tplc="040E000F">
      <w:start w:val="1"/>
      <w:numFmt w:val="decimal"/>
      <w:lvlText w:val="%1."/>
      <w:lvlJc w:val="left"/>
      <w:pPr>
        <w:ind w:left="1146" w:hanging="360"/>
      </w:pPr>
    </w:lvl>
    <w:lvl w:ilvl="1" w:tplc="040E0019" w:tentative="1">
      <w:start w:val="1"/>
      <w:numFmt w:val="lowerLetter"/>
      <w:lvlText w:val="%2."/>
      <w:lvlJc w:val="left"/>
      <w:pPr>
        <w:ind w:left="1866" w:hanging="360"/>
      </w:pPr>
    </w:lvl>
    <w:lvl w:ilvl="2" w:tplc="040E001B" w:tentative="1">
      <w:start w:val="1"/>
      <w:numFmt w:val="lowerRoman"/>
      <w:lvlText w:val="%3."/>
      <w:lvlJc w:val="right"/>
      <w:pPr>
        <w:ind w:left="2586" w:hanging="180"/>
      </w:pPr>
    </w:lvl>
    <w:lvl w:ilvl="3" w:tplc="040E000F" w:tentative="1">
      <w:start w:val="1"/>
      <w:numFmt w:val="decimal"/>
      <w:lvlText w:val="%4."/>
      <w:lvlJc w:val="left"/>
      <w:pPr>
        <w:ind w:left="3306" w:hanging="360"/>
      </w:pPr>
    </w:lvl>
    <w:lvl w:ilvl="4" w:tplc="040E0019" w:tentative="1">
      <w:start w:val="1"/>
      <w:numFmt w:val="lowerLetter"/>
      <w:lvlText w:val="%5."/>
      <w:lvlJc w:val="left"/>
      <w:pPr>
        <w:ind w:left="4026" w:hanging="360"/>
      </w:pPr>
    </w:lvl>
    <w:lvl w:ilvl="5" w:tplc="040E001B" w:tentative="1">
      <w:start w:val="1"/>
      <w:numFmt w:val="lowerRoman"/>
      <w:lvlText w:val="%6."/>
      <w:lvlJc w:val="right"/>
      <w:pPr>
        <w:ind w:left="4746" w:hanging="180"/>
      </w:pPr>
    </w:lvl>
    <w:lvl w:ilvl="6" w:tplc="040E000F" w:tentative="1">
      <w:start w:val="1"/>
      <w:numFmt w:val="decimal"/>
      <w:lvlText w:val="%7."/>
      <w:lvlJc w:val="left"/>
      <w:pPr>
        <w:ind w:left="5466" w:hanging="360"/>
      </w:pPr>
    </w:lvl>
    <w:lvl w:ilvl="7" w:tplc="040E0019" w:tentative="1">
      <w:start w:val="1"/>
      <w:numFmt w:val="lowerLetter"/>
      <w:lvlText w:val="%8."/>
      <w:lvlJc w:val="left"/>
      <w:pPr>
        <w:ind w:left="6186" w:hanging="360"/>
      </w:pPr>
    </w:lvl>
    <w:lvl w:ilvl="8" w:tplc="040E001B" w:tentative="1">
      <w:start w:val="1"/>
      <w:numFmt w:val="lowerRoman"/>
      <w:lvlText w:val="%9."/>
      <w:lvlJc w:val="right"/>
      <w:pPr>
        <w:ind w:left="6906" w:hanging="180"/>
      </w:pPr>
    </w:lvl>
  </w:abstractNum>
  <w:abstractNum w:abstractNumId="2" w15:restartNumberingAfterBreak="0">
    <w:nsid w:val="03904A5B"/>
    <w:multiLevelType w:val="hybridMultilevel"/>
    <w:tmpl w:val="97342074"/>
    <w:lvl w:ilvl="0" w:tplc="F324642E">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3" w15:restartNumberingAfterBreak="0">
    <w:nsid w:val="069D752C"/>
    <w:multiLevelType w:val="hybridMultilevel"/>
    <w:tmpl w:val="219244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BEE60BE"/>
    <w:multiLevelType w:val="hybridMultilevel"/>
    <w:tmpl w:val="4A0E6274"/>
    <w:lvl w:ilvl="0" w:tplc="040E000B">
      <w:start w:val="1"/>
      <w:numFmt w:val="bullet"/>
      <w:lvlText w:val=""/>
      <w:lvlJc w:val="left"/>
      <w:pPr>
        <w:ind w:left="1506" w:hanging="360"/>
      </w:pPr>
      <w:rPr>
        <w:rFonts w:ascii="Wingdings" w:hAnsi="Wingdings" w:cs="Wingdings"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5" w15:restartNumberingAfterBreak="0">
    <w:nsid w:val="1FD020BF"/>
    <w:multiLevelType w:val="hybridMultilevel"/>
    <w:tmpl w:val="3626D7E2"/>
    <w:lvl w:ilvl="0" w:tplc="70F838F4">
      <w:start w:val="2"/>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F84243D"/>
    <w:multiLevelType w:val="multilevel"/>
    <w:tmpl w:val="FDA8AD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30085716"/>
    <w:multiLevelType w:val="hybridMultilevel"/>
    <w:tmpl w:val="DD443788"/>
    <w:lvl w:ilvl="0" w:tplc="4A16A7C0">
      <w:start w:val="2"/>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4A31A96"/>
    <w:multiLevelType w:val="hybridMultilevel"/>
    <w:tmpl w:val="425E74C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559442A"/>
    <w:multiLevelType w:val="hybridMultilevel"/>
    <w:tmpl w:val="855CB576"/>
    <w:lvl w:ilvl="0" w:tplc="040E0001">
      <w:start w:val="1"/>
      <w:numFmt w:val="bullet"/>
      <w:lvlText w:val=""/>
      <w:lvlJc w:val="left"/>
      <w:pPr>
        <w:ind w:left="1160" w:hanging="360"/>
      </w:pPr>
      <w:rPr>
        <w:rFonts w:ascii="Symbol" w:hAnsi="Symbol" w:hint="default"/>
      </w:rPr>
    </w:lvl>
    <w:lvl w:ilvl="1" w:tplc="040E0003" w:tentative="1">
      <w:start w:val="1"/>
      <w:numFmt w:val="bullet"/>
      <w:lvlText w:val="o"/>
      <w:lvlJc w:val="left"/>
      <w:pPr>
        <w:ind w:left="1880" w:hanging="360"/>
      </w:pPr>
      <w:rPr>
        <w:rFonts w:ascii="Courier New" w:hAnsi="Courier New" w:cs="Courier New" w:hint="default"/>
      </w:rPr>
    </w:lvl>
    <w:lvl w:ilvl="2" w:tplc="040E0005" w:tentative="1">
      <w:start w:val="1"/>
      <w:numFmt w:val="bullet"/>
      <w:lvlText w:val=""/>
      <w:lvlJc w:val="left"/>
      <w:pPr>
        <w:ind w:left="2600" w:hanging="360"/>
      </w:pPr>
      <w:rPr>
        <w:rFonts w:ascii="Wingdings" w:hAnsi="Wingdings" w:hint="default"/>
      </w:rPr>
    </w:lvl>
    <w:lvl w:ilvl="3" w:tplc="040E0001" w:tentative="1">
      <w:start w:val="1"/>
      <w:numFmt w:val="bullet"/>
      <w:lvlText w:val=""/>
      <w:lvlJc w:val="left"/>
      <w:pPr>
        <w:ind w:left="3320" w:hanging="360"/>
      </w:pPr>
      <w:rPr>
        <w:rFonts w:ascii="Symbol" w:hAnsi="Symbol" w:hint="default"/>
      </w:rPr>
    </w:lvl>
    <w:lvl w:ilvl="4" w:tplc="040E0003" w:tentative="1">
      <w:start w:val="1"/>
      <w:numFmt w:val="bullet"/>
      <w:lvlText w:val="o"/>
      <w:lvlJc w:val="left"/>
      <w:pPr>
        <w:ind w:left="4040" w:hanging="360"/>
      </w:pPr>
      <w:rPr>
        <w:rFonts w:ascii="Courier New" w:hAnsi="Courier New" w:cs="Courier New" w:hint="default"/>
      </w:rPr>
    </w:lvl>
    <w:lvl w:ilvl="5" w:tplc="040E0005" w:tentative="1">
      <w:start w:val="1"/>
      <w:numFmt w:val="bullet"/>
      <w:lvlText w:val=""/>
      <w:lvlJc w:val="left"/>
      <w:pPr>
        <w:ind w:left="4760" w:hanging="360"/>
      </w:pPr>
      <w:rPr>
        <w:rFonts w:ascii="Wingdings" w:hAnsi="Wingdings" w:hint="default"/>
      </w:rPr>
    </w:lvl>
    <w:lvl w:ilvl="6" w:tplc="040E0001" w:tentative="1">
      <w:start w:val="1"/>
      <w:numFmt w:val="bullet"/>
      <w:lvlText w:val=""/>
      <w:lvlJc w:val="left"/>
      <w:pPr>
        <w:ind w:left="5480" w:hanging="360"/>
      </w:pPr>
      <w:rPr>
        <w:rFonts w:ascii="Symbol" w:hAnsi="Symbol" w:hint="default"/>
      </w:rPr>
    </w:lvl>
    <w:lvl w:ilvl="7" w:tplc="040E0003" w:tentative="1">
      <w:start w:val="1"/>
      <w:numFmt w:val="bullet"/>
      <w:lvlText w:val="o"/>
      <w:lvlJc w:val="left"/>
      <w:pPr>
        <w:ind w:left="6200" w:hanging="360"/>
      </w:pPr>
      <w:rPr>
        <w:rFonts w:ascii="Courier New" w:hAnsi="Courier New" w:cs="Courier New" w:hint="default"/>
      </w:rPr>
    </w:lvl>
    <w:lvl w:ilvl="8" w:tplc="040E0005" w:tentative="1">
      <w:start w:val="1"/>
      <w:numFmt w:val="bullet"/>
      <w:lvlText w:val=""/>
      <w:lvlJc w:val="left"/>
      <w:pPr>
        <w:ind w:left="6920" w:hanging="360"/>
      </w:pPr>
      <w:rPr>
        <w:rFonts w:ascii="Wingdings" w:hAnsi="Wingdings" w:hint="default"/>
      </w:rPr>
    </w:lvl>
  </w:abstractNum>
  <w:abstractNum w:abstractNumId="10" w15:restartNumberingAfterBreak="0">
    <w:nsid w:val="376B4625"/>
    <w:multiLevelType w:val="hybridMultilevel"/>
    <w:tmpl w:val="93709F42"/>
    <w:lvl w:ilvl="0" w:tplc="040E0001">
      <w:start w:val="1"/>
      <w:numFmt w:val="bullet"/>
      <w:lvlText w:val=""/>
      <w:lvlJc w:val="left"/>
      <w:pPr>
        <w:ind w:left="1506" w:hanging="360"/>
      </w:pPr>
      <w:rPr>
        <w:rFonts w:ascii="Symbol" w:hAnsi="Symbol" w:hint="default"/>
      </w:rPr>
    </w:lvl>
    <w:lvl w:ilvl="1" w:tplc="040E0019" w:tentative="1">
      <w:start w:val="1"/>
      <w:numFmt w:val="lowerLetter"/>
      <w:lvlText w:val="%2."/>
      <w:lvlJc w:val="left"/>
      <w:pPr>
        <w:ind w:left="2226" w:hanging="360"/>
      </w:pPr>
    </w:lvl>
    <w:lvl w:ilvl="2" w:tplc="040E001B" w:tentative="1">
      <w:start w:val="1"/>
      <w:numFmt w:val="lowerRoman"/>
      <w:lvlText w:val="%3."/>
      <w:lvlJc w:val="right"/>
      <w:pPr>
        <w:ind w:left="2946" w:hanging="180"/>
      </w:pPr>
    </w:lvl>
    <w:lvl w:ilvl="3" w:tplc="040E000F" w:tentative="1">
      <w:start w:val="1"/>
      <w:numFmt w:val="decimal"/>
      <w:lvlText w:val="%4."/>
      <w:lvlJc w:val="left"/>
      <w:pPr>
        <w:ind w:left="3666" w:hanging="360"/>
      </w:pPr>
    </w:lvl>
    <w:lvl w:ilvl="4" w:tplc="040E0019" w:tentative="1">
      <w:start w:val="1"/>
      <w:numFmt w:val="lowerLetter"/>
      <w:lvlText w:val="%5."/>
      <w:lvlJc w:val="left"/>
      <w:pPr>
        <w:ind w:left="4386" w:hanging="360"/>
      </w:pPr>
    </w:lvl>
    <w:lvl w:ilvl="5" w:tplc="040E001B" w:tentative="1">
      <w:start w:val="1"/>
      <w:numFmt w:val="lowerRoman"/>
      <w:lvlText w:val="%6."/>
      <w:lvlJc w:val="right"/>
      <w:pPr>
        <w:ind w:left="5106" w:hanging="180"/>
      </w:pPr>
    </w:lvl>
    <w:lvl w:ilvl="6" w:tplc="040E000F" w:tentative="1">
      <w:start w:val="1"/>
      <w:numFmt w:val="decimal"/>
      <w:lvlText w:val="%7."/>
      <w:lvlJc w:val="left"/>
      <w:pPr>
        <w:ind w:left="5826" w:hanging="360"/>
      </w:pPr>
    </w:lvl>
    <w:lvl w:ilvl="7" w:tplc="040E0019" w:tentative="1">
      <w:start w:val="1"/>
      <w:numFmt w:val="lowerLetter"/>
      <w:lvlText w:val="%8."/>
      <w:lvlJc w:val="left"/>
      <w:pPr>
        <w:ind w:left="6546" w:hanging="360"/>
      </w:pPr>
    </w:lvl>
    <w:lvl w:ilvl="8" w:tplc="040E001B" w:tentative="1">
      <w:start w:val="1"/>
      <w:numFmt w:val="lowerRoman"/>
      <w:lvlText w:val="%9."/>
      <w:lvlJc w:val="right"/>
      <w:pPr>
        <w:ind w:left="7266" w:hanging="180"/>
      </w:pPr>
    </w:lvl>
  </w:abstractNum>
  <w:abstractNum w:abstractNumId="11" w15:restartNumberingAfterBreak="0">
    <w:nsid w:val="403E52EA"/>
    <w:multiLevelType w:val="hybridMultilevel"/>
    <w:tmpl w:val="C9CADA0A"/>
    <w:lvl w:ilvl="0" w:tplc="F246049A">
      <w:start w:val="1"/>
      <w:numFmt w:val="decimal"/>
      <w:lvlText w:val="%1."/>
      <w:lvlJc w:val="left"/>
      <w:pPr>
        <w:ind w:left="800" w:hanging="360"/>
      </w:pPr>
      <w:rPr>
        <w:rFonts w:hint="default"/>
      </w:rPr>
    </w:lvl>
    <w:lvl w:ilvl="1" w:tplc="040E0019" w:tentative="1">
      <w:start w:val="1"/>
      <w:numFmt w:val="lowerLetter"/>
      <w:lvlText w:val="%2."/>
      <w:lvlJc w:val="left"/>
      <w:pPr>
        <w:ind w:left="1520" w:hanging="360"/>
      </w:pPr>
    </w:lvl>
    <w:lvl w:ilvl="2" w:tplc="040E001B" w:tentative="1">
      <w:start w:val="1"/>
      <w:numFmt w:val="lowerRoman"/>
      <w:lvlText w:val="%3."/>
      <w:lvlJc w:val="right"/>
      <w:pPr>
        <w:ind w:left="2240" w:hanging="180"/>
      </w:pPr>
    </w:lvl>
    <w:lvl w:ilvl="3" w:tplc="040E000F" w:tentative="1">
      <w:start w:val="1"/>
      <w:numFmt w:val="decimal"/>
      <w:lvlText w:val="%4."/>
      <w:lvlJc w:val="left"/>
      <w:pPr>
        <w:ind w:left="2960" w:hanging="360"/>
      </w:pPr>
    </w:lvl>
    <w:lvl w:ilvl="4" w:tplc="040E0019" w:tentative="1">
      <w:start w:val="1"/>
      <w:numFmt w:val="lowerLetter"/>
      <w:lvlText w:val="%5."/>
      <w:lvlJc w:val="left"/>
      <w:pPr>
        <w:ind w:left="3680" w:hanging="360"/>
      </w:pPr>
    </w:lvl>
    <w:lvl w:ilvl="5" w:tplc="040E001B" w:tentative="1">
      <w:start w:val="1"/>
      <w:numFmt w:val="lowerRoman"/>
      <w:lvlText w:val="%6."/>
      <w:lvlJc w:val="right"/>
      <w:pPr>
        <w:ind w:left="4400" w:hanging="180"/>
      </w:pPr>
    </w:lvl>
    <w:lvl w:ilvl="6" w:tplc="040E000F" w:tentative="1">
      <w:start w:val="1"/>
      <w:numFmt w:val="decimal"/>
      <w:lvlText w:val="%7."/>
      <w:lvlJc w:val="left"/>
      <w:pPr>
        <w:ind w:left="5120" w:hanging="360"/>
      </w:pPr>
    </w:lvl>
    <w:lvl w:ilvl="7" w:tplc="040E0019" w:tentative="1">
      <w:start w:val="1"/>
      <w:numFmt w:val="lowerLetter"/>
      <w:lvlText w:val="%8."/>
      <w:lvlJc w:val="left"/>
      <w:pPr>
        <w:ind w:left="5840" w:hanging="360"/>
      </w:pPr>
    </w:lvl>
    <w:lvl w:ilvl="8" w:tplc="040E001B" w:tentative="1">
      <w:start w:val="1"/>
      <w:numFmt w:val="lowerRoman"/>
      <w:lvlText w:val="%9."/>
      <w:lvlJc w:val="right"/>
      <w:pPr>
        <w:ind w:left="6560" w:hanging="180"/>
      </w:pPr>
    </w:lvl>
  </w:abstractNum>
  <w:abstractNum w:abstractNumId="12" w15:restartNumberingAfterBreak="0">
    <w:nsid w:val="4A1F3CDA"/>
    <w:multiLevelType w:val="hybridMultilevel"/>
    <w:tmpl w:val="6D3E6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07F3A50"/>
    <w:multiLevelType w:val="hybridMultilevel"/>
    <w:tmpl w:val="7FEA91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9541F4"/>
    <w:multiLevelType w:val="hybridMultilevel"/>
    <w:tmpl w:val="A0765AA2"/>
    <w:lvl w:ilvl="0" w:tplc="0CFA4028">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7CE09E0"/>
    <w:multiLevelType w:val="hybridMultilevel"/>
    <w:tmpl w:val="442A856A"/>
    <w:lvl w:ilvl="0" w:tplc="8FAC5752">
      <w:start w:val="1"/>
      <w:numFmt w:val="decimal"/>
      <w:lvlText w:val="%1."/>
      <w:lvlJc w:val="left"/>
      <w:pPr>
        <w:ind w:left="384" w:hanging="360"/>
      </w:pPr>
      <w:rPr>
        <w:rFonts w:hint="default"/>
      </w:rPr>
    </w:lvl>
    <w:lvl w:ilvl="1" w:tplc="040E0019" w:tentative="1">
      <w:start w:val="1"/>
      <w:numFmt w:val="lowerLetter"/>
      <w:lvlText w:val="%2."/>
      <w:lvlJc w:val="left"/>
      <w:pPr>
        <w:ind w:left="1104" w:hanging="360"/>
      </w:pPr>
    </w:lvl>
    <w:lvl w:ilvl="2" w:tplc="040E001B" w:tentative="1">
      <w:start w:val="1"/>
      <w:numFmt w:val="lowerRoman"/>
      <w:lvlText w:val="%3."/>
      <w:lvlJc w:val="right"/>
      <w:pPr>
        <w:ind w:left="1824" w:hanging="180"/>
      </w:pPr>
    </w:lvl>
    <w:lvl w:ilvl="3" w:tplc="040E000F" w:tentative="1">
      <w:start w:val="1"/>
      <w:numFmt w:val="decimal"/>
      <w:lvlText w:val="%4."/>
      <w:lvlJc w:val="left"/>
      <w:pPr>
        <w:ind w:left="2544" w:hanging="360"/>
      </w:pPr>
    </w:lvl>
    <w:lvl w:ilvl="4" w:tplc="040E0019" w:tentative="1">
      <w:start w:val="1"/>
      <w:numFmt w:val="lowerLetter"/>
      <w:lvlText w:val="%5."/>
      <w:lvlJc w:val="left"/>
      <w:pPr>
        <w:ind w:left="3264" w:hanging="360"/>
      </w:pPr>
    </w:lvl>
    <w:lvl w:ilvl="5" w:tplc="040E001B" w:tentative="1">
      <w:start w:val="1"/>
      <w:numFmt w:val="lowerRoman"/>
      <w:lvlText w:val="%6."/>
      <w:lvlJc w:val="right"/>
      <w:pPr>
        <w:ind w:left="3984" w:hanging="180"/>
      </w:pPr>
    </w:lvl>
    <w:lvl w:ilvl="6" w:tplc="040E000F" w:tentative="1">
      <w:start w:val="1"/>
      <w:numFmt w:val="decimal"/>
      <w:lvlText w:val="%7."/>
      <w:lvlJc w:val="left"/>
      <w:pPr>
        <w:ind w:left="4704" w:hanging="360"/>
      </w:pPr>
    </w:lvl>
    <w:lvl w:ilvl="7" w:tplc="040E0019" w:tentative="1">
      <w:start w:val="1"/>
      <w:numFmt w:val="lowerLetter"/>
      <w:lvlText w:val="%8."/>
      <w:lvlJc w:val="left"/>
      <w:pPr>
        <w:ind w:left="5424" w:hanging="360"/>
      </w:pPr>
    </w:lvl>
    <w:lvl w:ilvl="8" w:tplc="040E001B" w:tentative="1">
      <w:start w:val="1"/>
      <w:numFmt w:val="lowerRoman"/>
      <w:lvlText w:val="%9."/>
      <w:lvlJc w:val="right"/>
      <w:pPr>
        <w:ind w:left="6144" w:hanging="180"/>
      </w:pPr>
    </w:lvl>
  </w:abstractNum>
  <w:abstractNum w:abstractNumId="16" w15:restartNumberingAfterBreak="0">
    <w:nsid w:val="6A521354"/>
    <w:multiLevelType w:val="hybridMultilevel"/>
    <w:tmpl w:val="3F262424"/>
    <w:lvl w:ilvl="0" w:tplc="040E0001">
      <w:start w:val="1"/>
      <w:numFmt w:val="bullet"/>
      <w:lvlText w:val=""/>
      <w:lvlJc w:val="left"/>
      <w:pPr>
        <w:ind w:left="720" w:hanging="360"/>
      </w:pPr>
      <w:rPr>
        <w:rFonts w:ascii="Symbol" w:hAnsi="Symbol" w:cs="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C6125C7"/>
    <w:multiLevelType w:val="hybridMultilevel"/>
    <w:tmpl w:val="F8A43A9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6EDC3432"/>
    <w:multiLevelType w:val="hybridMultilevel"/>
    <w:tmpl w:val="49ACAD16"/>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19" w15:restartNumberingAfterBreak="0">
    <w:nsid w:val="6EE75C23"/>
    <w:multiLevelType w:val="hybridMultilevel"/>
    <w:tmpl w:val="CA6C152A"/>
    <w:lvl w:ilvl="0" w:tplc="9866FFF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FE150B4"/>
    <w:multiLevelType w:val="multilevel"/>
    <w:tmpl w:val="CEECB9EE"/>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1" w15:restartNumberingAfterBreak="0">
    <w:nsid w:val="73223CBD"/>
    <w:multiLevelType w:val="hybridMultilevel"/>
    <w:tmpl w:val="E3CCBA84"/>
    <w:lvl w:ilvl="0" w:tplc="040E0003">
      <w:start w:val="1"/>
      <w:numFmt w:val="bullet"/>
      <w:lvlText w:val="o"/>
      <w:lvlJc w:val="left"/>
      <w:pPr>
        <w:ind w:left="1505" w:hanging="360"/>
      </w:pPr>
      <w:rPr>
        <w:rFonts w:ascii="Courier New" w:hAnsi="Courier New" w:cs="Courier New" w:hint="default"/>
      </w:rPr>
    </w:lvl>
    <w:lvl w:ilvl="1" w:tplc="040E0003" w:tentative="1">
      <w:start w:val="1"/>
      <w:numFmt w:val="bullet"/>
      <w:lvlText w:val="o"/>
      <w:lvlJc w:val="left"/>
      <w:pPr>
        <w:ind w:left="2225" w:hanging="360"/>
      </w:pPr>
      <w:rPr>
        <w:rFonts w:ascii="Courier New" w:hAnsi="Courier New" w:cs="Courier New" w:hint="default"/>
      </w:rPr>
    </w:lvl>
    <w:lvl w:ilvl="2" w:tplc="040E0005" w:tentative="1">
      <w:start w:val="1"/>
      <w:numFmt w:val="bullet"/>
      <w:lvlText w:val=""/>
      <w:lvlJc w:val="left"/>
      <w:pPr>
        <w:ind w:left="2945" w:hanging="360"/>
      </w:pPr>
      <w:rPr>
        <w:rFonts w:ascii="Wingdings" w:hAnsi="Wingdings" w:hint="default"/>
      </w:rPr>
    </w:lvl>
    <w:lvl w:ilvl="3" w:tplc="040E0001" w:tentative="1">
      <w:start w:val="1"/>
      <w:numFmt w:val="bullet"/>
      <w:lvlText w:val=""/>
      <w:lvlJc w:val="left"/>
      <w:pPr>
        <w:ind w:left="3665" w:hanging="360"/>
      </w:pPr>
      <w:rPr>
        <w:rFonts w:ascii="Symbol" w:hAnsi="Symbol" w:hint="default"/>
      </w:rPr>
    </w:lvl>
    <w:lvl w:ilvl="4" w:tplc="040E0003" w:tentative="1">
      <w:start w:val="1"/>
      <w:numFmt w:val="bullet"/>
      <w:lvlText w:val="o"/>
      <w:lvlJc w:val="left"/>
      <w:pPr>
        <w:ind w:left="4385" w:hanging="360"/>
      </w:pPr>
      <w:rPr>
        <w:rFonts w:ascii="Courier New" w:hAnsi="Courier New" w:cs="Courier New" w:hint="default"/>
      </w:rPr>
    </w:lvl>
    <w:lvl w:ilvl="5" w:tplc="040E0005" w:tentative="1">
      <w:start w:val="1"/>
      <w:numFmt w:val="bullet"/>
      <w:lvlText w:val=""/>
      <w:lvlJc w:val="left"/>
      <w:pPr>
        <w:ind w:left="5105" w:hanging="360"/>
      </w:pPr>
      <w:rPr>
        <w:rFonts w:ascii="Wingdings" w:hAnsi="Wingdings" w:hint="default"/>
      </w:rPr>
    </w:lvl>
    <w:lvl w:ilvl="6" w:tplc="040E0001" w:tentative="1">
      <w:start w:val="1"/>
      <w:numFmt w:val="bullet"/>
      <w:lvlText w:val=""/>
      <w:lvlJc w:val="left"/>
      <w:pPr>
        <w:ind w:left="5825" w:hanging="360"/>
      </w:pPr>
      <w:rPr>
        <w:rFonts w:ascii="Symbol" w:hAnsi="Symbol" w:hint="default"/>
      </w:rPr>
    </w:lvl>
    <w:lvl w:ilvl="7" w:tplc="040E0003" w:tentative="1">
      <w:start w:val="1"/>
      <w:numFmt w:val="bullet"/>
      <w:lvlText w:val="o"/>
      <w:lvlJc w:val="left"/>
      <w:pPr>
        <w:ind w:left="6545" w:hanging="360"/>
      </w:pPr>
      <w:rPr>
        <w:rFonts w:ascii="Courier New" w:hAnsi="Courier New" w:cs="Courier New" w:hint="default"/>
      </w:rPr>
    </w:lvl>
    <w:lvl w:ilvl="8" w:tplc="040E0005" w:tentative="1">
      <w:start w:val="1"/>
      <w:numFmt w:val="bullet"/>
      <w:lvlText w:val=""/>
      <w:lvlJc w:val="left"/>
      <w:pPr>
        <w:ind w:left="7265" w:hanging="360"/>
      </w:pPr>
      <w:rPr>
        <w:rFonts w:ascii="Wingdings" w:hAnsi="Wingdings" w:hint="default"/>
      </w:rPr>
    </w:lvl>
  </w:abstractNum>
  <w:abstractNum w:abstractNumId="22" w15:restartNumberingAfterBreak="0">
    <w:nsid w:val="769B7658"/>
    <w:multiLevelType w:val="hybridMultilevel"/>
    <w:tmpl w:val="D504B0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7FD61B7B"/>
    <w:multiLevelType w:val="hybridMultilevel"/>
    <w:tmpl w:val="844855DE"/>
    <w:lvl w:ilvl="0" w:tplc="8264DF28">
      <w:start w:val="1"/>
      <w:numFmt w:val="decimal"/>
      <w:lvlText w:val="%1"/>
      <w:lvlJc w:val="left"/>
      <w:pPr>
        <w:ind w:left="1160" w:hanging="360"/>
      </w:pPr>
      <w:rPr>
        <w:rFonts w:hint="default"/>
      </w:rPr>
    </w:lvl>
    <w:lvl w:ilvl="1" w:tplc="040E0019" w:tentative="1">
      <w:start w:val="1"/>
      <w:numFmt w:val="lowerLetter"/>
      <w:lvlText w:val="%2."/>
      <w:lvlJc w:val="left"/>
      <w:pPr>
        <w:ind w:left="1880" w:hanging="360"/>
      </w:pPr>
    </w:lvl>
    <w:lvl w:ilvl="2" w:tplc="040E001B" w:tentative="1">
      <w:start w:val="1"/>
      <w:numFmt w:val="lowerRoman"/>
      <w:lvlText w:val="%3."/>
      <w:lvlJc w:val="right"/>
      <w:pPr>
        <w:ind w:left="2600" w:hanging="180"/>
      </w:pPr>
    </w:lvl>
    <w:lvl w:ilvl="3" w:tplc="040E000F" w:tentative="1">
      <w:start w:val="1"/>
      <w:numFmt w:val="decimal"/>
      <w:lvlText w:val="%4."/>
      <w:lvlJc w:val="left"/>
      <w:pPr>
        <w:ind w:left="3320" w:hanging="360"/>
      </w:pPr>
    </w:lvl>
    <w:lvl w:ilvl="4" w:tplc="040E0019" w:tentative="1">
      <w:start w:val="1"/>
      <w:numFmt w:val="lowerLetter"/>
      <w:lvlText w:val="%5."/>
      <w:lvlJc w:val="left"/>
      <w:pPr>
        <w:ind w:left="4040" w:hanging="360"/>
      </w:pPr>
    </w:lvl>
    <w:lvl w:ilvl="5" w:tplc="040E001B" w:tentative="1">
      <w:start w:val="1"/>
      <w:numFmt w:val="lowerRoman"/>
      <w:lvlText w:val="%6."/>
      <w:lvlJc w:val="right"/>
      <w:pPr>
        <w:ind w:left="4760" w:hanging="180"/>
      </w:pPr>
    </w:lvl>
    <w:lvl w:ilvl="6" w:tplc="040E000F" w:tentative="1">
      <w:start w:val="1"/>
      <w:numFmt w:val="decimal"/>
      <w:lvlText w:val="%7."/>
      <w:lvlJc w:val="left"/>
      <w:pPr>
        <w:ind w:left="5480" w:hanging="360"/>
      </w:pPr>
    </w:lvl>
    <w:lvl w:ilvl="7" w:tplc="040E0019" w:tentative="1">
      <w:start w:val="1"/>
      <w:numFmt w:val="lowerLetter"/>
      <w:lvlText w:val="%8."/>
      <w:lvlJc w:val="left"/>
      <w:pPr>
        <w:ind w:left="6200" w:hanging="360"/>
      </w:pPr>
    </w:lvl>
    <w:lvl w:ilvl="8" w:tplc="040E001B" w:tentative="1">
      <w:start w:val="1"/>
      <w:numFmt w:val="lowerRoman"/>
      <w:lvlText w:val="%9."/>
      <w:lvlJc w:val="right"/>
      <w:pPr>
        <w:ind w:left="6920" w:hanging="180"/>
      </w:pPr>
    </w:lvl>
  </w:abstractNum>
  <w:num w:numId="1">
    <w:abstractNumId w:val="20"/>
  </w:num>
  <w:num w:numId="2">
    <w:abstractNumId w:val="13"/>
  </w:num>
  <w:num w:numId="3">
    <w:abstractNumId w:val="19"/>
  </w:num>
  <w:num w:numId="4">
    <w:abstractNumId w:val="2"/>
  </w:num>
  <w:num w:numId="5">
    <w:abstractNumId w:val="11"/>
  </w:num>
  <w:num w:numId="6">
    <w:abstractNumId w:val="23"/>
  </w:num>
  <w:num w:numId="7">
    <w:abstractNumId w:val="6"/>
  </w:num>
  <w:num w:numId="8">
    <w:abstractNumId w:val="5"/>
  </w:num>
  <w:num w:numId="9">
    <w:abstractNumId w:val="7"/>
  </w:num>
  <w:num w:numId="10">
    <w:abstractNumId w:val="17"/>
  </w:num>
  <w:num w:numId="11">
    <w:abstractNumId w:val="3"/>
  </w:num>
  <w:num w:numId="12">
    <w:abstractNumId w:val="16"/>
  </w:num>
  <w:num w:numId="13">
    <w:abstractNumId w:val="14"/>
  </w:num>
  <w:num w:numId="14">
    <w:abstractNumId w:val="0"/>
  </w:num>
  <w:num w:numId="15">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
  </w:num>
  <w:num w:numId="18">
    <w:abstractNumId w:val="10"/>
  </w:num>
  <w:num w:numId="19">
    <w:abstractNumId w:val="4"/>
  </w:num>
  <w:num w:numId="20">
    <w:abstractNumId w:val="9"/>
  </w:num>
  <w:num w:numId="21">
    <w:abstractNumId w:val="22"/>
  </w:num>
  <w:num w:numId="22">
    <w:abstractNumId w:val="18"/>
  </w:num>
  <w:num w:numId="23">
    <w:abstractNumId w:val="21"/>
  </w:num>
  <w:num w:numId="24">
    <w:abstractNumId w:val="12"/>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ázs Dán">
    <w15:presenceInfo w15:providerId="Windows Live" w15:userId="81586a63dcb68b4f"/>
  </w15:person>
  <w15:person w15:author="Dr. Kocsis Gergely">
    <w15:presenceInfo w15:providerId="None" w15:userId="Dr. Kocsis Gerge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497"/>
    <w:rsid w:val="00001173"/>
    <w:rsid w:val="00002129"/>
    <w:rsid w:val="00006AB3"/>
    <w:rsid w:val="00023A5F"/>
    <w:rsid w:val="00025256"/>
    <w:rsid w:val="000477BE"/>
    <w:rsid w:val="000478BB"/>
    <w:rsid w:val="000536F3"/>
    <w:rsid w:val="00053A81"/>
    <w:rsid w:val="00057EF2"/>
    <w:rsid w:val="0006155A"/>
    <w:rsid w:val="000663E6"/>
    <w:rsid w:val="0007017C"/>
    <w:rsid w:val="000877E3"/>
    <w:rsid w:val="00091629"/>
    <w:rsid w:val="000951C6"/>
    <w:rsid w:val="000A5275"/>
    <w:rsid w:val="000B2B56"/>
    <w:rsid w:val="000B4C35"/>
    <w:rsid w:val="000C1486"/>
    <w:rsid w:val="000C4649"/>
    <w:rsid w:val="000C7148"/>
    <w:rsid w:val="000C7739"/>
    <w:rsid w:val="000D1DA8"/>
    <w:rsid w:val="000D2CD2"/>
    <w:rsid w:val="000E3EE4"/>
    <w:rsid w:val="000F334A"/>
    <w:rsid w:val="000F3678"/>
    <w:rsid w:val="000F6064"/>
    <w:rsid w:val="00100631"/>
    <w:rsid w:val="0011027F"/>
    <w:rsid w:val="0013182C"/>
    <w:rsid w:val="00134796"/>
    <w:rsid w:val="00145A70"/>
    <w:rsid w:val="00162A80"/>
    <w:rsid w:val="00197E9D"/>
    <w:rsid w:val="001A153A"/>
    <w:rsid w:val="001C45C0"/>
    <w:rsid w:val="001D43E8"/>
    <w:rsid w:val="001E287D"/>
    <w:rsid w:val="001E7275"/>
    <w:rsid w:val="001E738F"/>
    <w:rsid w:val="001F64F3"/>
    <w:rsid w:val="001F6C5E"/>
    <w:rsid w:val="001F7A52"/>
    <w:rsid w:val="001F7A70"/>
    <w:rsid w:val="00201C22"/>
    <w:rsid w:val="00203103"/>
    <w:rsid w:val="00206544"/>
    <w:rsid w:val="002142CD"/>
    <w:rsid w:val="002176EA"/>
    <w:rsid w:val="00217E16"/>
    <w:rsid w:val="00222C10"/>
    <w:rsid w:val="002233A0"/>
    <w:rsid w:val="002460E0"/>
    <w:rsid w:val="00253E2D"/>
    <w:rsid w:val="00262B06"/>
    <w:rsid w:val="00263B71"/>
    <w:rsid w:val="00264E79"/>
    <w:rsid w:val="0026504E"/>
    <w:rsid w:val="002654FC"/>
    <w:rsid w:val="00276D87"/>
    <w:rsid w:val="00282B6E"/>
    <w:rsid w:val="00283B6D"/>
    <w:rsid w:val="00291A19"/>
    <w:rsid w:val="00291F4D"/>
    <w:rsid w:val="00293BA8"/>
    <w:rsid w:val="002979D3"/>
    <w:rsid w:val="002A29F0"/>
    <w:rsid w:val="002A66BF"/>
    <w:rsid w:val="002B03AC"/>
    <w:rsid w:val="002B4758"/>
    <w:rsid w:val="002B59F4"/>
    <w:rsid w:val="002B77D2"/>
    <w:rsid w:val="002C1705"/>
    <w:rsid w:val="002C6B5C"/>
    <w:rsid w:val="002D2011"/>
    <w:rsid w:val="002D2A96"/>
    <w:rsid w:val="002D4005"/>
    <w:rsid w:val="002E1C2D"/>
    <w:rsid w:val="002F6ED0"/>
    <w:rsid w:val="00300A73"/>
    <w:rsid w:val="0030268A"/>
    <w:rsid w:val="00304D80"/>
    <w:rsid w:val="0032283F"/>
    <w:rsid w:val="00335259"/>
    <w:rsid w:val="00336A83"/>
    <w:rsid w:val="00341360"/>
    <w:rsid w:val="0034198B"/>
    <w:rsid w:val="00345617"/>
    <w:rsid w:val="00345913"/>
    <w:rsid w:val="00345A62"/>
    <w:rsid w:val="0034686E"/>
    <w:rsid w:val="0034712E"/>
    <w:rsid w:val="00347E92"/>
    <w:rsid w:val="00355014"/>
    <w:rsid w:val="00357C3D"/>
    <w:rsid w:val="00361A2F"/>
    <w:rsid w:val="003664EE"/>
    <w:rsid w:val="00374516"/>
    <w:rsid w:val="00376253"/>
    <w:rsid w:val="003823D7"/>
    <w:rsid w:val="003A1E7C"/>
    <w:rsid w:val="003A4EF3"/>
    <w:rsid w:val="003A6B80"/>
    <w:rsid w:val="003B1FCE"/>
    <w:rsid w:val="003B484E"/>
    <w:rsid w:val="003C2D3F"/>
    <w:rsid w:val="003C72BE"/>
    <w:rsid w:val="003D4FB7"/>
    <w:rsid w:val="003E0BF1"/>
    <w:rsid w:val="003E1DA7"/>
    <w:rsid w:val="003E3A0B"/>
    <w:rsid w:val="003E52FD"/>
    <w:rsid w:val="003F0F6E"/>
    <w:rsid w:val="003F20AF"/>
    <w:rsid w:val="003F2C50"/>
    <w:rsid w:val="0040399F"/>
    <w:rsid w:val="00406F31"/>
    <w:rsid w:val="00413E62"/>
    <w:rsid w:val="00416F79"/>
    <w:rsid w:val="004177FC"/>
    <w:rsid w:val="00426208"/>
    <w:rsid w:val="00427509"/>
    <w:rsid w:val="004313E9"/>
    <w:rsid w:val="00431615"/>
    <w:rsid w:val="0043385E"/>
    <w:rsid w:val="00450130"/>
    <w:rsid w:val="004504A9"/>
    <w:rsid w:val="00455EAB"/>
    <w:rsid w:val="00463960"/>
    <w:rsid w:val="00465591"/>
    <w:rsid w:val="00472856"/>
    <w:rsid w:val="00480C16"/>
    <w:rsid w:val="00497758"/>
    <w:rsid w:val="004A3065"/>
    <w:rsid w:val="004B7181"/>
    <w:rsid w:val="004C1321"/>
    <w:rsid w:val="004C17F7"/>
    <w:rsid w:val="004C1F19"/>
    <w:rsid w:val="004D42D7"/>
    <w:rsid w:val="004D6E9D"/>
    <w:rsid w:val="004E092D"/>
    <w:rsid w:val="004E18F0"/>
    <w:rsid w:val="004F5B3D"/>
    <w:rsid w:val="004F70AC"/>
    <w:rsid w:val="005106DE"/>
    <w:rsid w:val="00510EC2"/>
    <w:rsid w:val="005208EC"/>
    <w:rsid w:val="005210D8"/>
    <w:rsid w:val="00521A75"/>
    <w:rsid w:val="00521C07"/>
    <w:rsid w:val="005319C6"/>
    <w:rsid w:val="00541E9D"/>
    <w:rsid w:val="00560750"/>
    <w:rsid w:val="0056127B"/>
    <w:rsid w:val="00563D6A"/>
    <w:rsid w:val="0056490E"/>
    <w:rsid w:val="00567BE8"/>
    <w:rsid w:val="00582D23"/>
    <w:rsid w:val="00583549"/>
    <w:rsid w:val="00584FE1"/>
    <w:rsid w:val="00586C69"/>
    <w:rsid w:val="00596161"/>
    <w:rsid w:val="005A1BCD"/>
    <w:rsid w:val="005A2C16"/>
    <w:rsid w:val="005B1D59"/>
    <w:rsid w:val="005B3087"/>
    <w:rsid w:val="005B4762"/>
    <w:rsid w:val="005F765D"/>
    <w:rsid w:val="00622F8E"/>
    <w:rsid w:val="00623313"/>
    <w:rsid w:val="00637123"/>
    <w:rsid w:val="0064276A"/>
    <w:rsid w:val="006437E8"/>
    <w:rsid w:val="00656618"/>
    <w:rsid w:val="006572F3"/>
    <w:rsid w:val="00661CC9"/>
    <w:rsid w:val="00667442"/>
    <w:rsid w:val="006700B7"/>
    <w:rsid w:val="00672736"/>
    <w:rsid w:val="00672D87"/>
    <w:rsid w:val="00673651"/>
    <w:rsid w:val="00680995"/>
    <w:rsid w:val="00680E18"/>
    <w:rsid w:val="006A01AC"/>
    <w:rsid w:val="006A0719"/>
    <w:rsid w:val="006C0D17"/>
    <w:rsid w:val="006C164C"/>
    <w:rsid w:val="006C1A36"/>
    <w:rsid w:val="006C2F29"/>
    <w:rsid w:val="006C74A7"/>
    <w:rsid w:val="006D1F46"/>
    <w:rsid w:val="006D6861"/>
    <w:rsid w:val="006F0CF4"/>
    <w:rsid w:val="006F7749"/>
    <w:rsid w:val="0070192B"/>
    <w:rsid w:val="00716696"/>
    <w:rsid w:val="00720452"/>
    <w:rsid w:val="007226D2"/>
    <w:rsid w:val="00724CB3"/>
    <w:rsid w:val="00734CF9"/>
    <w:rsid w:val="00735949"/>
    <w:rsid w:val="00740EF8"/>
    <w:rsid w:val="007434E8"/>
    <w:rsid w:val="007548C7"/>
    <w:rsid w:val="00754A87"/>
    <w:rsid w:val="007551CA"/>
    <w:rsid w:val="00765AFC"/>
    <w:rsid w:val="007674EB"/>
    <w:rsid w:val="007722C5"/>
    <w:rsid w:val="00772AAD"/>
    <w:rsid w:val="0077600A"/>
    <w:rsid w:val="0078056C"/>
    <w:rsid w:val="0078287F"/>
    <w:rsid w:val="00784026"/>
    <w:rsid w:val="00785D63"/>
    <w:rsid w:val="00792C78"/>
    <w:rsid w:val="00793220"/>
    <w:rsid w:val="00795182"/>
    <w:rsid w:val="007959A2"/>
    <w:rsid w:val="007971D7"/>
    <w:rsid w:val="007A1736"/>
    <w:rsid w:val="007A2589"/>
    <w:rsid w:val="007A5974"/>
    <w:rsid w:val="007A7733"/>
    <w:rsid w:val="007B3C94"/>
    <w:rsid w:val="007C660E"/>
    <w:rsid w:val="007D417B"/>
    <w:rsid w:val="007D790C"/>
    <w:rsid w:val="007E1300"/>
    <w:rsid w:val="007E5086"/>
    <w:rsid w:val="00802489"/>
    <w:rsid w:val="008027F2"/>
    <w:rsid w:val="00806649"/>
    <w:rsid w:val="008120E0"/>
    <w:rsid w:val="008206D0"/>
    <w:rsid w:val="0082199A"/>
    <w:rsid w:val="00823811"/>
    <w:rsid w:val="00825C76"/>
    <w:rsid w:val="00830A0C"/>
    <w:rsid w:val="00831841"/>
    <w:rsid w:val="008348BF"/>
    <w:rsid w:val="00845389"/>
    <w:rsid w:val="00847B6C"/>
    <w:rsid w:val="00847EA0"/>
    <w:rsid w:val="00850691"/>
    <w:rsid w:val="008539B2"/>
    <w:rsid w:val="00854993"/>
    <w:rsid w:val="00856F11"/>
    <w:rsid w:val="00864198"/>
    <w:rsid w:val="00864742"/>
    <w:rsid w:val="0086587E"/>
    <w:rsid w:val="00871872"/>
    <w:rsid w:val="00876B67"/>
    <w:rsid w:val="008816CB"/>
    <w:rsid w:val="0088449A"/>
    <w:rsid w:val="008909BB"/>
    <w:rsid w:val="008A26F1"/>
    <w:rsid w:val="008A4898"/>
    <w:rsid w:val="008A61D9"/>
    <w:rsid w:val="008B2E50"/>
    <w:rsid w:val="008B3DB9"/>
    <w:rsid w:val="008B4ED6"/>
    <w:rsid w:val="008B6017"/>
    <w:rsid w:val="008B6C1B"/>
    <w:rsid w:val="008C2810"/>
    <w:rsid w:val="008C7C1C"/>
    <w:rsid w:val="008D6735"/>
    <w:rsid w:val="008E3290"/>
    <w:rsid w:val="008F6EF3"/>
    <w:rsid w:val="00902DA1"/>
    <w:rsid w:val="00903FD3"/>
    <w:rsid w:val="00922408"/>
    <w:rsid w:val="00922C2D"/>
    <w:rsid w:val="009242C9"/>
    <w:rsid w:val="00925A49"/>
    <w:rsid w:val="00932813"/>
    <w:rsid w:val="00933DE0"/>
    <w:rsid w:val="00937E23"/>
    <w:rsid w:val="0094004C"/>
    <w:rsid w:val="00946582"/>
    <w:rsid w:val="00953947"/>
    <w:rsid w:val="00954B1D"/>
    <w:rsid w:val="00956901"/>
    <w:rsid w:val="00957774"/>
    <w:rsid w:val="009603EC"/>
    <w:rsid w:val="00960AA0"/>
    <w:rsid w:val="00963409"/>
    <w:rsid w:val="00976851"/>
    <w:rsid w:val="00976EEB"/>
    <w:rsid w:val="009827F0"/>
    <w:rsid w:val="00984155"/>
    <w:rsid w:val="00992463"/>
    <w:rsid w:val="0099436B"/>
    <w:rsid w:val="00994BD4"/>
    <w:rsid w:val="009A3536"/>
    <w:rsid w:val="009B248E"/>
    <w:rsid w:val="009C0B6B"/>
    <w:rsid w:val="009D1AB0"/>
    <w:rsid w:val="009D66B0"/>
    <w:rsid w:val="009D7110"/>
    <w:rsid w:val="009E0E57"/>
    <w:rsid w:val="009E1BE6"/>
    <w:rsid w:val="009E56C4"/>
    <w:rsid w:val="009F11C0"/>
    <w:rsid w:val="00A00CC8"/>
    <w:rsid w:val="00A01407"/>
    <w:rsid w:val="00A02AA9"/>
    <w:rsid w:val="00A10408"/>
    <w:rsid w:val="00A12064"/>
    <w:rsid w:val="00A13B1A"/>
    <w:rsid w:val="00A142E4"/>
    <w:rsid w:val="00A2781C"/>
    <w:rsid w:val="00A61381"/>
    <w:rsid w:val="00A637B2"/>
    <w:rsid w:val="00A74B81"/>
    <w:rsid w:val="00A812A1"/>
    <w:rsid w:val="00A83188"/>
    <w:rsid w:val="00A93595"/>
    <w:rsid w:val="00AA4D5A"/>
    <w:rsid w:val="00AB1DCF"/>
    <w:rsid w:val="00AB766D"/>
    <w:rsid w:val="00AC2BB8"/>
    <w:rsid w:val="00AD3AFB"/>
    <w:rsid w:val="00AE10DA"/>
    <w:rsid w:val="00AE13AA"/>
    <w:rsid w:val="00AE2535"/>
    <w:rsid w:val="00AE43EF"/>
    <w:rsid w:val="00AE6BD9"/>
    <w:rsid w:val="00AF38C8"/>
    <w:rsid w:val="00AF617A"/>
    <w:rsid w:val="00AF6B8C"/>
    <w:rsid w:val="00B061D5"/>
    <w:rsid w:val="00B06CA5"/>
    <w:rsid w:val="00B122C5"/>
    <w:rsid w:val="00B13819"/>
    <w:rsid w:val="00B258D9"/>
    <w:rsid w:val="00B27628"/>
    <w:rsid w:val="00B27D95"/>
    <w:rsid w:val="00B353B5"/>
    <w:rsid w:val="00B47156"/>
    <w:rsid w:val="00B50E58"/>
    <w:rsid w:val="00B53488"/>
    <w:rsid w:val="00B61F74"/>
    <w:rsid w:val="00B6223E"/>
    <w:rsid w:val="00B6385E"/>
    <w:rsid w:val="00B703ED"/>
    <w:rsid w:val="00B71BC3"/>
    <w:rsid w:val="00B72757"/>
    <w:rsid w:val="00B7619F"/>
    <w:rsid w:val="00B76395"/>
    <w:rsid w:val="00B8040F"/>
    <w:rsid w:val="00B841D8"/>
    <w:rsid w:val="00B95B29"/>
    <w:rsid w:val="00BA1DFA"/>
    <w:rsid w:val="00BA5727"/>
    <w:rsid w:val="00BA7024"/>
    <w:rsid w:val="00BB1785"/>
    <w:rsid w:val="00BB254B"/>
    <w:rsid w:val="00BC09C9"/>
    <w:rsid w:val="00BD1773"/>
    <w:rsid w:val="00BD5477"/>
    <w:rsid w:val="00BE0980"/>
    <w:rsid w:val="00BE1E33"/>
    <w:rsid w:val="00BE64A4"/>
    <w:rsid w:val="00BF3C61"/>
    <w:rsid w:val="00C00AD2"/>
    <w:rsid w:val="00C1775F"/>
    <w:rsid w:val="00C205F1"/>
    <w:rsid w:val="00C22E68"/>
    <w:rsid w:val="00C261C9"/>
    <w:rsid w:val="00C35C04"/>
    <w:rsid w:val="00C51774"/>
    <w:rsid w:val="00C57D78"/>
    <w:rsid w:val="00C65243"/>
    <w:rsid w:val="00C666CD"/>
    <w:rsid w:val="00C74EED"/>
    <w:rsid w:val="00C776BB"/>
    <w:rsid w:val="00C87AB0"/>
    <w:rsid w:val="00C938D3"/>
    <w:rsid w:val="00C97E61"/>
    <w:rsid w:val="00CA1114"/>
    <w:rsid w:val="00CA4B25"/>
    <w:rsid w:val="00CA65AE"/>
    <w:rsid w:val="00CB3DA9"/>
    <w:rsid w:val="00CB474E"/>
    <w:rsid w:val="00CB6136"/>
    <w:rsid w:val="00CC0F80"/>
    <w:rsid w:val="00CC67FF"/>
    <w:rsid w:val="00CC756A"/>
    <w:rsid w:val="00CD22DF"/>
    <w:rsid w:val="00CD44B7"/>
    <w:rsid w:val="00CE1D42"/>
    <w:rsid w:val="00CE41F7"/>
    <w:rsid w:val="00CE48DA"/>
    <w:rsid w:val="00CE72F8"/>
    <w:rsid w:val="00CE744F"/>
    <w:rsid w:val="00CF273D"/>
    <w:rsid w:val="00CF2D2E"/>
    <w:rsid w:val="00CF4070"/>
    <w:rsid w:val="00CF53C0"/>
    <w:rsid w:val="00D01863"/>
    <w:rsid w:val="00D059EE"/>
    <w:rsid w:val="00D124A8"/>
    <w:rsid w:val="00D14820"/>
    <w:rsid w:val="00D1541F"/>
    <w:rsid w:val="00D22D12"/>
    <w:rsid w:val="00D45687"/>
    <w:rsid w:val="00D511DF"/>
    <w:rsid w:val="00D5241A"/>
    <w:rsid w:val="00D538C6"/>
    <w:rsid w:val="00D57486"/>
    <w:rsid w:val="00D57497"/>
    <w:rsid w:val="00D57E57"/>
    <w:rsid w:val="00D678A3"/>
    <w:rsid w:val="00D72A3E"/>
    <w:rsid w:val="00D81A80"/>
    <w:rsid w:val="00D8718C"/>
    <w:rsid w:val="00D90B40"/>
    <w:rsid w:val="00D911BD"/>
    <w:rsid w:val="00D97C62"/>
    <w:rsid w:val="00DA24DB"/>
    <w:rsid w:val="00DA4CBB"/>
    <w:rsid w:val="00DB2D77"/>
    <w:rsid w:val="00DC13B3"/>
    <w:rsid w:val="00DC1CD4"/>
    <w:rsid w:val="00DC64DD"/>
    <w:rsid w:val="00DD1D08"/>
    <w:rsid w:val="00DE2C74"/>
    <w:rsid w:val="00E021D5"/>
    <w:rsid w:val="00E023A4"/>
    <w:rsid w:val="00E02E11"/>
    <w:rsid w:val="00E069D9"/>
    <w:rsid w:val="00E150ED"/>
    <w:rsid w:val="00E23BBA"/>
    <w:rsid w:val="00E31772"/>
    <w:rsid w:val="00E54FC6"/>
    <w:rsid w:val="00E56E31"/>
    <w:rsid w:val="00E579B6"/>
    <w:rsid w:val="00E63498"/>
    <w:rsid w:val="00E6476A"/>
    <w:rsid w:val="00E903CD"/>
    <w:rsid w:val="00E92D52"/>
    <w:rsid w:val="00E97111"/>
    <w:rsid w:val="00EA1C59"/>
    <w:rsid w:val="00EA2D64"/>
    <w:rsid w:val="00EA2D76"/>
    <w:rsid w:val="00EA39BE"/>
    <w:rsid w:val="00EB0C6D"/>
    <w:rsid w:val="00EC46A9"/>
    <w:rsid w:val="00EC4DF5"/>
    <w:rsid w:val="00EC68AB"/>
    <w:rsid w:val="00EC69BB"/>
    <w:rsid w:val="00ED01BA"/>
    <w:rsid w:val="00EE00E3"/>
    <w:rsid w:val="00EE3C34"/>
    <w:rsid w:val="00EE6513"/>
    <w:rsid w:val="00EF107D"/>
    <w:rsid w:val="00EF1868"/>
    <w:rsid w:val="00EF5044"/>
    <w:rsid w:val="00EF50C8"/>
    <w:rsid w:val="00F01B16"/>
    <w:rsid w:val="00F21F5A"/>
    <w:rsid w:val="00F2468A"/>
    <w:rsid w:val="00F272A5"/>
    <w:rsid w:val="00F27880"/>
    <w:rsid w:val="00F344CD"/>
    <w:rsid w:val="00F43B6D"/>
    <w:rsid w:val="00F5108F"/>
    <w:rsid w:val="00F51E38"/>
    <w:rsid w:val="00F57625"/>
    <w:rsid w:val="00F607A6"/>
    <w:rsid w:val="00F66AA6"/>
    <w:rsid w:val="00F66F3B"/>
    <w:rsid w:val="00F73EED"/>
    <w:rsid w:val="00F87E5B"/>
    <w:rsid w:val="00FB1A00"/>
    <w:rsid w:val="00FB3C25"/>
    <w:rsid w:val="00FC0D73"/>
    <w:rsid w:val="00FC3B22"/>
    <w:rsid w:val="00FD1E79"/>
    <w:rsid w:val="00FD4AA1"/>
    <w:rsid w:val="00FE0F3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E13F"/>
  <w15:chartTrackingRefBased/>
  <w15:docId w15:val="{0936EE51-8EFC-40E1-A52D-EE2D327BF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57497"/>
    <w:pPr>
      <w:spacing w:after="0" w:line="360" w:lineRule="auto"/>
    </w:pPr>
    <w:rPr>
      <w:rFonts w:ascii="Times New Roman" w:eastAsia="Times New Roman" w:hAnsi="Times New Roman" w:cs="Times New Roman"/>
      <w:sz w:val="24"/>
      <w:szCs w:val="24"/>
      <w:lang w:eastAsia="hu-HU"/>
    </w:rPr>
  </w:style>
  <w:style w:type="paragraph" w:styleId="Cmsor1">
    <w:name w:val="heading 1"/>
    <w:basedOn w:val="Norml"/>
    <w:next w:val="Szvegtrzs"/>
    <w:link w:val="Cmsor1Char"/>
    <w:uiPriority w:val="9"/>
    <w:qFormat/>
    <w:rsid w:val="00D57497"/>
    <w:pPr>
      <w:keepNext/>
      <w:pageBreakBefore/>
      <w:numPr>
        <w:numId w:val="1"/>
      </w:numPr>
      <w:suppressAutoHyphens/>
      <w:spacing w:after="520" w:line="240" w:lineRule="auto"/>
      <w:outlineLvl w:val="0"/>
    </w:pPr>
    <w:rPr>
      <w:rFonts w:cs="Arial"/>
      <w:bCs/>
      <w:kern w:val="32"/>
      <w:sz w:val="48"/>
      <w:szCs w:val="32"/>
    </w:rPr>
  </w:style>
  <w:style w:type="paragraph" w:styleId="Cmsor2">
    <w:name w:val="heading 2"/>
    <w:basedOn w:val="Norml"/>
    <w:next w:val="Szvegtrzs"/>
    <w:link w:val="Cmsor2Char"/>
    <w:qFormat/>
    <w:rsid w:val="00D57497"/>
    <w:pPr>
      <w:keepNext/>
      <w:numPr>
        <w:ilvl w:val="1"/>
        <w:numId w:val="1"/>
      </w:numPr>
      <w:suppressAutoHyphens/>
      <w:spacing w:before="520" w:after="200"/>
      <w:outlineLvl w:val="1"/>
    </w:pPr>
    <w:rPr>
      <w:rFonts w:cs="Arial"/>
      <w:b/>
      <w:bCs/>
      <w:iCs/>
      <w:sz w:val="32"/>
      <w:szCs w:val="28"/>
    </w:rPr>
  </w:style>
  <w:style w:type="paragraph" w:styleId="Cmsor3">
    <w:name w:val="heading 3"/>
    <w:basedOn w:val="Norml"/>
    <w:next w:val="Norml"/>
    <w:link w:val="Cmsor3Char"/>
    <w:qFormat/>
    <w:rsid w:val="00D57497"/>
    <w:pPr>
      <w:keepNext/>
      <w:numPr>
        <w:ilvl w:val="2"/>
        <w:numId w:val="1"/>
      </w:numPr>
      <w:suppressAutoHyphens/>
      <w:spacing w:before="240"/>
      <w:outlineLvl w:val="2"/>
    </w:pPr>
    <w:rPr>
      <w:rFonts w:cs="Arial"/>
      <w:b/>
      <w:bCs/>
      <w:sz w:val="28"/>
      <w:szCs w:val="26"/>
    </w:rPr>
  </w:style>
  <w:style w:type="paragraph" w:styleId="Cmsor4">
    <w:name w:val="heading 4"/>
    <w:basedOn w:val="Norml"/>
    <w:next w:val="Norml"/>
    <w:link w:val="Cmsor4Char"/>
    <w:qFormat/>
    <w:rsid w:val="00D57497"/>
    <w:pPr>
      <w:keepNext/>
      <w:numPr>
        <w:ilvl w:val="3"/>
        <w:numId w:val="1"/>
      </w:numPr>
      <w:spacing w:before="240" w:after="60"/>
      <w:outlineLvl w:val="3"/>
    </w:pPr>
    <w:rPr>
      <w:b/>
      <w:bCs/>
      <w:sz w:val="28"/>
      <w:szCs w:val="28"/>
    </w:rPr>
  </w:style>
  <w:style w:type="paragraph" w:styleId="Cmsor5">
    <w:name w:val="heading 5"/>
    <w:basedOn w:val="Norml"/>
    <w:next w:val="Norml"/>
    <w:link w:val="Cmsor5Char"/>
    <w:qFormat/>
    <w:rsid w:val="00D57497"/>
    <w:pPr>
      <w:numPr>
        <w:ilvl w:val="4"/>
        <w:numId w:val="1"/>
      </w:numPr>
      <w:spacing w:before="240" w:after="60"/>
      <w:outlineLvl w:val="4"/>
    </w:pPr>
    <w:rPr>
      <w:b/>
      <w:bCs/>
      <w:i/>
      <w:iCs/>
      <w:sz w:val="26"/>
      <w:szCs w:val="26"/>
    </w:rPr>
  </w:style>
  <w:style w:type="paragraph" w:styleId="Cmsor6">
    <w:name w:val="heading 6"/>
    <w:basedOn w:val="Norml"/>
    <w:next w:val="Norml"/>
    <w:link w:val="Cmsor6Char"/>
    <w:qFormat/>
    <w:rsid w:val="00D57497"/>
    <w:pPr>
      <w:numPr>
        <w:ilvl w:val="5"/>
        <w:numId w:val="1"/>
      </w:numPr>
      <w:spacing w:before="240" w:after="60"/>
      <w:outlineLvl w:val="5"/>
    </w:pPr>
    <w:rPr>
      <w:b/>
      <w:bCs/>
      <w:szCs w:val="22"/>
    </w:rPr>
  </w:style>
  <w:style w:type="paragraph" w:styleId="Cmsor7">
    <w:name w:val="heading 7"/>
    <w:basedOn w:val="Norml"/>
    <w:next w:val="Norml"/>
    <w:link w:val="Cmsor7Char"/>
    <w:qFormat/>
    <w:rsid w:val="00D57497"/>
    <w:pPr>
      <w:numPr>
        <w:ilvl w:val="6"/>
        <w:numId w:val="1"/>
      </w:numPr>
      <w:spacing w:before="240" w:after="60"/>
      <w:outlineLvl w:val="6"/>
    </w:pPr>
  </w:style>
  <w:style w:type="paragraph" w:styleId="Cmsor8">
    <w:name w:val="heading 8"/>
    <w:basedOn w:val="Norml"/>
    <w:next w:val="Norml"/>
    <w:link w:val="Cmsor8Char"/>
    <w:qFormat/>
    <w:rsid w:val="00D57497"/>
    <w:pPr>
      <w:numPr>
        <w:ilvl w:val="7"/>
        <w:numId w:val="1"/>
      </w:numPr>
      <w:spacing w:before="240" w:after="60"/>
      <w:outlineLvl w:val="7"/>
    </w:pPr>
    <w:rPr>
      <w:i/>
      <w:iCs/>
    </w:rPr>
  </w:style>
  <w:style w:type="paragraph" w:styleId="Cmsor9">
    <w:name w:val="heading 9"/>
    <w:basedOn w:val="Norml"/>
    <w:next w:val="Norml"/>
    <w:link w:val="Cmsor9Char"/>
    <w:qFormat/>
    <w:rsid w:val="00D57497"/>
    <w:pPr>
      <w:numPr>
        <w:ilvl w:val="8"/>
        <w:numId w:val="1"/>
      </w:numPr>
      <w:spacing w:before="240" w:after="60"/>
      <w:outlineLvl w:val="8"/>
    </w:pPr>
    <w:rPr>
      <w:rFonts w:ascii="Arial" w:hAnsi="Arial" w:cs="Arial"/>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D57497"/>
    <w:rPr>
      <w:rFonts w:ascii="Times New Roman" w:eastAsia="Times New Roman" w:hAnsi="Times New Roman" w:cs="Arial"/>
      <w:bCs/>
      <w:kern w:val="32"/>
      <w:sz w:val="48"/>
      <w:szCs w:val="32"/>
      <w:lang w:eastAsia="hu-HU"/>
    </w:rPr>
  </w:style>
  <w:style w:type="character" w:customStyle="1" w:styleId="Cmsor2Char">
    <w:name w:val="Címsor 2 Char"/>
    <w:basedOn w:val="Bekezdsalapbettpusa"/>
    <w:link w:val="Cmsor2"/>
    <w:rsid w:val="00D57497"/>
    <w:rPr>
      <w:rFonts w:ascii="Times New Roman" w:eastAsia="Times New Roman" w:hAnsi="Times New Roman" w:cs="Arial"/>
      <w:b/>
      <w:bCs/>
      <w:iCs/>
      <w:sz w:val="32"/>
      <w:szCs w:val="28"/>
      <w:lang w:eastAsia="hu-HU"/>
    </w:rPr>
  </w:style>
  <w:style w:type="character" w:customStyle="1" w:styleId="Cmsor3Char">
    <w:name w:val="Címsor 3 Char"/>
    <w:basedOn w:val="Bekezdsalapbettpusa"/>
    <w:link w:val="Cmsor3"/>
    <w:rsid w:val="00D57497"/>
    <w:rPr>
      <w:rFonts w:ascii="Times New Roman" w:eastAsia="Times New Roman" w:hAnsi="Times New Roman" w:cs="Arial"/>
      <w:b/>
      <w:bCs/>
      <w:sz w:val="28"/>
      <w:szCs w:val="26"/>
      <w:lang w:eastAsia="hu-HU"/>
    </w:rPr>
  </w:style>
  <w:style w:type="character" w:customStyle="1" w:styleId="Cmsor4Char">
    <w:name w:val="Címsor 4 Char"/>
    <w:basedOn w:val="Bekezdsalapbettpusa"/>
    <w:link w:val="Cmsor4"/>
    <w:rsid w:val="00D57497"/>
    <w:rPr>
      <w:rFonts w:ascii="Times New Roman" w:eastAsia="Times New Roman" w:hAnsi="Times New Roman" w:cs="Times New Roman"/>
      <w:b/>
      <w:bCs/>
      <w:sz w:val="28"/>
      <w:szCs w:val="28"/>
      <w:lang w:eastAsia="hu-HU"/>
    </w:rPr>
  </w:style>
  <w:style w:type="character" w:customStyle="1" w:styleId="Cmsor5Char">
    <w:name w:val="Címsor 5 Char"/>
    <w:basedOn w:val="Bekezdsalapbettpusa"/>
    <w:link w:val="Cmsor5"/>
    <w:rsid w:val="00D57497"/>
    <w:rPr>
      <w:rFonts w:ascii="Times New Roman" w:eastAsia="Times New Roman" w:hAnsi="Times New Roman" w:cs="Times New Roman"/>
      <w:b/>
      <w:bCs/>
      <w:i/>
      <w:iCs/>
      <w:sz w:val="26"/>
      <w:szCs w:val="26"/>
      <w:lang w:eastAsia="hu-HU"/>
    </w:rPr>
  </w:style>
  <w:style w:type="character" w:customStyle="1" w:styleId="Cmsor6Char">
    <w:name w:val="Címsor 6 Char"/>
    <w:basedOn w:val="Bekezdsalapbettpusa"/>
    <w:link w:val="Cmsor6"/>
    <w:rsid w:val="00D57497"/>
    <w:rPr>
      <w:rFonts w:ascii="Times New Roman" w:eastAsia="Times New Roman" w:hAnsi="Times New Roman" w:cs="Times New Roman"/>
      <w:b/>
      <w:bCs/>
      <w:sz w:val="24"/>
      <w:lang w:eastAsia="hu-HU"/>
    </w:rPr>
  </w:style>
  <w:style w:type="character" w:customStyle="1" w:styleId="Cmsor7Char">
    <w:name w:val="Címsor 7 Char"/>
    <w:basedOn w:val="Bekezdsalapbettpusa"/>
    <w:link w:val="Cmsor7"/>
    <w:rsid w:val="00D57497"/>
    <w:rPr>
      <w:rFonts w:ascii="Times New Roman" w:eastAsia="Times New Roman" w:hAnsi="Times New Roman" w:cs="Times New Roman"/>
      <w:sz w:val="24"/>
      <w:szCs w:val="24"/>
      <w:lang w:eastAsia="hu-HU"/>
    </w:rPr>
  </w:style>
  <w:style w:type="character" w:customStyle="1" w:styleId="Cmsor8Char">
    <w:name w:val="Címsor 8 Char"/>
    <w:basedOn w:val="Bekezdsalapbettpusa"/>
    <w:link w:val="Cmsor8"/>
    <w:rsid w:val="00D57497"/>
    <w:rPr>
      <w:rFonts w:ascii="Times New Roman" w:eastAsia="Times New Roman" w:hAnsi="Times New Roman" w:cs="Times New Roman"/>
      <w:i/>
      <w:iCs/>
      <w:sz w:val="24"/>
      <w:szCs w:val="24"/>
      <w:lang w:eastAsia="hu-HU"/>
    </w:rPr>
  </w:style>
  <w:style w:type="character" w:customStyle="1" w:styleId="Cmsor9Char">
    <w:name w:val="Címsor 9 Char"/>
    <w:basedOn w:val="Bekezdsalapbettpusa"/>
    <w:link w:val="Cmsor9"/>
    <w:rsid w:val="00D57497"/>
    <w:rPr>
      <w:rFonts w:ascii="Arial" w:eastAsia="Times New Roman" w:hAnsi="Arial" w:cs="Arial"/>
      <w:sz w:val="24"/>
      <w:lang w:eastAsia="hu-HU"/>
    </w:rPr>
  </w:style>
  <w:style w:type="paragraph" w:styleId="TJ1">
    <w:name w:val="toc 1"/>
    <w:basedOn w:val="Norml"/>
    <w:next w:val="Norml"/>
    <w:autoRedefine/>
    <w:uiPriority w:val="39"/>
    <w:rsid w:val="00D57497"/>
  </w:style>
  <w:style w:type="paragraph" w:styleId="TJ2">
    <w:name w:val="toc 2"/>
    <w:basedOn w:val="Norml"/>
    <w:next w:val="Norml"/>
    <w:autoRedefine/>
    <w:uiPriority w:val="39"/>
    <w:rsid w:val="004E18F0"/>
    <w:pPr>
      <w:tabs>
        <w:tab w:val="right" w:leader="dot" w:pos="9061"/>
      </w:tabs>
      <w:ind w:left="220"/>
      <w:pPrChange w:id="0" w:author="Balázs Dán" w:date="2021-11-09T16:14:00Z">
        <w:pPr>
          <w:spacing w:line="360" w:lineRule="auto"/>
          <w:ind w:left="220"/>
        </w:pPr>
      </w:pPrChange>
    </w:pPr>
    <w:rPr>
      <w:rPrChange w:id="0" w:author="Balázs Dán" w:date="2021-11-09T16:14:00Z">
        <w:rPr>
          <w:sz w:val="24"/>
          <w:szCs w:val="24"/>
          <w:lang w:val="hu-HU" w:eastAsia="hu-HU" w:bidi="ar-SA"/>
        </w:rPr>
      </w:rPrChange>
    </w:rPr>
  </w:style>
  <w:style w:type="paragraph" w:styleId="TJ3">
    <w:name w:val="toc 3"/>
    <w:basedOn w:val="Norml"/>
    <w:next w:val="Norml"/>
    <w:autoRedefine/>
    <w:uiPriority w:val="39"/>
    <w:rsid w:val="00D57497"/>
    <w:pPr>
      <w:ind w:left="440"/>
    </w:pPr>
  </w:style>
  <w:style w:type="character" w:styleId="Hiperhivatkozs">
    <w:name w:val="Hyperlink"/>
    <w:uiPriority w:val="99"/>
    <w:rsid w:val="00D57497"/>
    <w:rPr>
      <w:color w:val="0000FF"/>
      <w:u w:val="single"/>
    </w:rPr>
  </w:style>
  <w:style w:type="paragraph" w:customStyle="1" w:styleId="Tartalomjegyzk">
    <w:name w:val="Tartalomjegyzék"/>
    <w:basedOn w:val="Norml"/>
    <w:rsid w:val="00D57497"/>
    <w:pPr>
      <w:spacing w:after="500"/>
    </w:pPr>
    <w:rPr>
      <w:sz w:val="52"/>
      <w:szCs w:val="52"/>
    </w:rPr>
  </w:style>
  <w:style w:type="paragraph" w:styleId="Szvegtrzs">
    <w:name w:val="Body Text"/>
    <w:basedOn w:val="Norml"/>
    <w:link w:val="SzvegtrzsChar"/>
    <w:rsid w:val="00D57497"/>
    <w:pPr>
      <w:ind w:firstLine="440"/>
      <w:jc w:val="both"/>
    </w:pPr>
  </w:style>
  <w:style w:type="character" w:customStyle="1" w:styleId="SzvegtrzsChar">
    <w:name w:val="Szövegtörzs Char"/>
    <w:basedOn w:val="Bekezdsalapbettpusa"/>
    <w:link w:val="Szvegtrzs"/>
    <w:rsid w:val="00D57497"/>
    <w:rPr>
      <w:rFonts w:ascii="Times New Roman" w:eastAsia="Times New Roman" w:hAnsi="Times New Roman" w:cs="Times New Roman"/>
      <w:sz w:val="24"/>
      <w:szCs w:val="24"/>
      <w:lang w:eastAsia="hu-HU"/>
    </w:rPr>
  </w:style>
  <w:style w:type="character" w:styleId="Feloldatlanmegemlts">
    <w:name w:val="Unresolved Mention"/>
    <w:basedOn w:val="Bekezdsalapbettpusa"/>
    <w:uiPriority w:val="99"/>
    <w:semiHidden/>
    <w:unhideWhenUsed/>
    <w:rsid w:val="00D57497"/>
    <w:rPr>
      <w:color w:val="605E5C"/>
      <w:shd w:val="clear" w:color="auto" w:fill="E1DFDD"/>
    </w:rPr>
  </w:style>
  <w:style w:type="table" w:styleId="Rcsostblzat">
    <w:name w:val="Table Grid"/>
    <w:basedOn w:val="Normltblzat"/>
    <w:uiPriority w:val="39"/>
    <w:rsid w:val="00D574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D57497"/>
    <w:rPr>
      <w:sz w:val="16"/>
      <w:szCs w:val="16"/>
    </w:rPr>
  </w:style>
  <w:style w:type="paragraph" w:styleId="Jegyzetszveg">
    <w:name w:val="annotation text"/>
    <w:basedOn w:val="Norml"/>
    <w:link w:val="JegyzetszvegChar"/>
    <w:uiPriority w:val="99"/>
    <w:semiHidden/>
    <w:unhideWhenUsed/>
    <w:rsid w:val="00D57497"/>
    <w:pPr>
      <w:spacing w:line="240" w:lineRule="auto"/>
    </w:pPr>
    <w:rPr>
      <w:sz w:val="20"/>
      <w:szCs w:val="20"/>
    </w:rPr>
  </w:style>
  <w:style w:type="character" w:customStyle="1" w:styleId="JegyzetszvegChar">
    <w:name w:val="Jegyzetszöveg Char"/>
    <w:basedOn w:val="Bekezdsalapbettpusa"/>
    <w:link w:val="Jegyzetszveg"/>
    <w:uiPriority w:val="99"/>
    <w:semiHidden/>
    <w:rsid w:val="00D57497"/>
    <w:rPr>
      <w:rFonts w:ascii="Times New Roman" w:eastAsia="Times New Roman" w:hAnsi="Times New Roman" w:cs="Times New Roman"/>
      <w:sz w:val="20"/>
      <w:szCs w:val="20"/>
      <w:lang w:eastAsia="hu-HU"/>
    </w:rPr>
  </w:style>
  <w:style w:type="paragraph" w:styleId="Megjegyzstrgya">
    <w:name w:val="annotation subject"/>
    <w:basedOn w:val="Jegyzetszveg"/>
    <w:next w:val="Jegyzetszveg"/>
    <w:link w:val="MegjegyzstrgyaChar"/>
    <w:uiPriority w:val="99"/>
    <w:semiHidden/>
    <w:unhideWhenUsed/>
    <w:rsid w:val="00D57497"/>
    <w:rPr>
      <w:b/>
      <w:bCs/>
    </w:rPr>
  </w:style>
  <w:style w:type="character" w:customStyle="1" w:styleId="MegjegyzstrgyaChar">
    <w:name w:val="Megjegyzés tárgya Char"/>
    <w:basedOn w:val="JegyzetszvegChar"/>
    <w:link w:val="Megjegyzstrgya"/>
    <w:uiPriority w:val="99"/>
    <w:semiHidden/>
    <w:rsid w:val="00D57497"/>
    <w:rPr>
      <w:rFonts w:ascii="Times New Roman" w:eastAsia="Times New Roman" w:hAnsi="Times New Roman" w:cs="Times New Roman"/>
      <w:b/>
      <w:bCs/>
      <w:sz w:val="20"/>
      <w:szCs w:val="20"/>
      <w:lang w:eastAsia="hu-HU"/>
    </w:rPr>
  </w:style>
  <w:style w:type="paragraph" w:styleId="Listaszerbekezds">
    <w:name w:val="List Paragraph"/>
    <w:basedOn w:val="Norml"/>
    <w:uiPriority w:val="34"/>
    <w:qFormat/>
    <w:rsid w:val="00D57497"/>
    <w:pPr>
      <w:ind w:left="720"/>
      <w:contextualSpacing/>
    </w:pPr>
  </w:style>
  <w:style w:type="paragraph" w:styleId="lfej">
    <w:name w:val="header"/>
    <w:basedOn w:val="Norml"/>
    <w:link w:val="lfejChar"/>
    <w:uiPriority w:val="99"/>
    <w:unhideWhenUsed/>
    <w:rsid w:val="00D57497"/>
    <w:pPr>
      <w:tabs>
        <w:tab w:val="center" w:pos="4536"/>
        <w:tab w:val="right" w:pos="9072"/>
      </w:tabs>
      <w:spacing w:line="240" w:lineRule="auto"/>
    </w:pPr>
  </w:style>
  <w:style w:type="character" w:customStyle="1" w:styleId="lfejChar">
    <w:name w:val="Élőfej Char"/>
    <w:basedOn w:val="Bekezdsalapbettpusa"/>
    <w:link w:val="lfej"/>
    <w:uiPriority w:val="99"/>
    <w:rsid w:val="00D57497"/>
    <w:rPr>
      <w:rFonts w:ascii="Times New Roman" w:eastAsia="Times New Roman" w:hAnsi="Times New Roman" w:cs="Times New Roman"/>
      <w:sz w:val="24"/>
      <w:szCs w:val="24"/>
      <w:lang w:eastAsia="hu-HU"/>
    </w:rPr>
  </w:style>
  <w:style w:type="paragraph" w:styleId="llb">
    <w:name w:val="footer"/>
    <w:basedOn w:val="Norml"/>
    <w:link w:val="llbChar"/>
    <w:uiPriority w:val="99"/>
    <w:unhideWhenUsed/>
    <w:rsid w:val="00D57497"/>
    <w:pPr>
      <w:tabs>
        <w:tab w:val="center" w:pos="4536"/>
        <w:tab w:val="right" w:pos="9072"/>
      </w:tabs>
      <w:spacing w:line="240" w:lineRule="auto"/>
    </w:pPr>
  </w:style>
  <w:style w:type="character" w:customStyle="1" w:styleId="llbChar">
    <w:name w:val="Élőláb Char"/>
    <w:basedOn w:val="Bekezdsalapbettpusa"/>
    <w:link w:val="llb"/>
    <w:uiPriority w:val="99"/>
    <w:rsid w:val="00D57497"/>
    <w:rPr>
      <w:rFonts w:ascii="Times New Roman" w:eastAsia="Times New Roman" w:hAnsi="Times New Roman" w:cs="Times New Roman"/>
      <w:sz w:val="24"/>
      <w:szCs w:val="24"/>
      <w:lang w:eastAsia="hu-HU"/>
    </w:rPr>
  </w:style>
  <w:style w:type="character" w:styleId="Oldalszm">
    <w:name w:val="page number"/>
    <w:basedOn w:val="Bekezdsalapbettpusa"/>
    <w:uiPriority w:val="99"/>
    <w:semiHidden/>
    <w:unhideWhenUsed/>
    <w:rsid w:val="00D57497"/>
  </w:style>
  <w:style w:type="paragraph" w:styleId="Vltozat">
    <w:name w:val="Revision"/>
    <w:hidden/>
    <w:uiPriority w:val="99"/>
    <w:semiHidden/>
    <w:rsid w:val="00197E9D"/>
    <w:pPr>
      <w:spacing w:after="0" w:line="240" w:lineRule="auto"/>
    </w:pPr>
    <w:rPr>
      <w:rFonts w:ascii="Times New Roman" w:eastAsia="Times New Roman" w:hAnsi="Times New Roman" w:cs="Times New Roman"/>
      <w:sz w:val="24"/>
      <w:szCs w:val="24"/>
      <w:lang w:eastAsia="hu-HU"/>
    </w:rPr>
  </w:style>
  <w:style w:type="character" w:styleId="Mrltotthiperhivatkozs">
    <w:name w:val="FollowedHyperlink"/>
    <w:basedOn w:val="Bekezdsalapbettpusa"/>
    <w:uiPriority w:val="99"/>
    <w:semiHidden/>
    <w:unhideWhenUsed/>
    <w:rsid w:val="0026504E"/>
    <w:rPr>
      <w:color w:val="954F72" w:themeColor="followedHyperlink"/>
      <w:u w:val="single"/>
    </w:rPr>
  </w:style>
  <w:style w:type="character" w:styleId="Kiemels2">
    <w:name w:val="Strong"/>
    <w:basedOn w:val="Bekezdsalapbettpusa"/>
    <w:uiPriority w:val="22"/>
    <w:qFormat/>
    <w:rsid w:val="00EA1C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428555">
      <w:bodyDiv w:val="1"/>
      <w:marLeft w:val="0"/>
      <w:marRight w:val="0"/>
      <w:marTop w:val="0"/>
      <w:marBottom w:val="0"/>
      <w:divBdr>
        <w:top w:val="none" w:sz="0" w:space="0" w:color="auto"/>
        <w:left w:val="none" w:sz="0" w:space="0" w:color="auto"/>
        <w:bottom w:val="none" w:sz="0" w:space="0" w:color="auto"/>
        <w:right w:val="none" w:sz="0" w:space="0" w:color="auto"/>
      </w:divBdr>
      <w:divsChild>
        <w:div w:id="1944417424">
          <w:marLeft w:val="0"/>
          <w:marRight w:val="0"/>
          <w:marTop w:val="100"/>
          <w:marBottom w:val="0"/>
          <w:divBdr>
            <w:top w:val="none" w:sz="0" w:space="0" w:color="auto"/>
            <w:left w:val="none" w:sz="0" w:space="0" w:color="auto"/>
            <w:bottom w:val="none" w:sz="0" w:space="0" w:color="auto"/>
            <w:right w:val="none" w:sz="0" w:space="0" w:color="auto"/>
          </w:divBdr>
          <w:divsChild>
            <w:div w:id="45229578">
              <w:marLeft w:val="0"/>
              <w:marRight w:val="0"/>
              <w:marTop w:val="60"/>
              <w:marBottom w:val="0"/>
              <w:divBdr>
                <w:top w:val="none" w:sz="0" w:space="0" w:color="auto"/>
                <w:left w:val="none" w:sz="0" w:space="0" w:color="auto"/>
                <w:bottom w:val="none" w:sz="0" w:space="0" w:color="auto"/>
                <w:right w:val="none" w:sz="0" w:space="0" w:color="auto"/>
              </w:divBdr>
            </w:div>
          </w:divsChild>
        </w:div>
        <w:div w:id="2025204779">
          <w:marLeft w:val="0"/>
          <w:marRight w:val="0"/>
          <w:marTop w:val="0"/>
          <w:marBottom w:val="0"/>
          <w:divBdr>
            <w:top w:val="none" w:sz="0" w:space="0" w:color="auto"/>
            <w:left w:val="none" w:sz="0" w:space="0" w:color="auto"/>
            <w:bottom w:val="none" w:sz="0" w:space="0" w:color="auto"/>
            <w:right w:val="none" w:sz="0" w:space="0" w:color="auto"/>
          </w:divBdr>
          <w:divsChild>
            <w:div w:id="602881218">
              <w:marLeft w:val="0"/>
              <w:marRight w:val="0"/>
              <w:marTop w:val="0"/>
              <w:marBottom w:val="0"/>
              <w:divBdr>
                <w:top w:val="none" w:sz="0" w:space="0" w:color="auto"/>
                <w:left w:val="none" w:sz="0" w:space="0" w:color="auto"/>
                <w:bottom w:val="none" w:sz="0" w:space="0" w:color="auto"/>
                <w:right w:val="none" w:sz="0" w:space="0" w:color="auto"/>
              </w:divBdr>
              <w:divsChild>
                <w:div w:id="19824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69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ore-usa.arduino.cc/products/arduino-mega-2560-rev3" TargetMode="External"/><Relationship Id="rId18" Type="http://schemas.openxmlformats.org/officeDocument/2006/relationships/image" Target="media/image3.jpeg"/><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yperlink" Target="https://lastminuteengineers.com/wp-content/uploads/arduino/PIR-Sensor-Pinout-with-Jumper-Setting-Sensitivity-Time-Adjustment-BISS0001-IC-Labeling-Diagram.png" TargetMode="External"/><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s://www.encora.com/insights/what-is-postman-api-test" TargetMode="External"/><Relationship Id="rId68" Type="http://schemas.openxmlformats.org/officeDocument/2006/relationships/hyperlink" Target="https://reactnative.dev/docs/environment-setup" TargetMode="External"/><Relationship Id="rId7" Type="http://schemas.openxmlformats.org/officeDocument/2006/relationships/endnotes" Target="endnotes.xml"/><Relationship Id="rId71" Type="http://schemas.openxmlformats.org/officeDocument/2006/relationships/hyperlink" Target="https://forum.arduino.cc/t/uniqueid/671432/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microsoft.com/office/2018/08/relationships/commentsExtensible" Target="commentsExtensible.xml"/><Relationship Id="rId24" Type="http://schemas.openxmlformats.org/officeDocument/2006/relationships/hyperlink" Target="https://www.php.net/manual/en/intro-whatis.php"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dl.espressif.com/dl/package_esp32_index.json"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g"/><Relationship Id="rId66" Type="http://schemas.openxmlformats.org/officeDocument/2006/relationships/hyperlink" Target="https://fritzing.org/media/uploads/publications/FritzingInfoBrochure-highRes.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dn-reichelt.de/bilder/web/artikel_ws/A300/DEBO_CAM_ESP32_001.jpg"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hyperlink" Target="https://www.arduino.cc/en/Guide/Environment" TargetMode="External"/><Relationship Id="rId10" Type="http://schemas.microsoft.com/office/2016/09/relationships/commentsIds" Target="commentsIds.xml"/><Relationship Id="rId19" Type="http://schemas.openxmlformats.org/officeDocument/2006/relationships/hyperlink" Target="https://lastminuteengineers.com/wp-content/uploads/2019/12/Project-Interfacing-Passive-Infrared-PIR-Sensor-with-Arduino-Uno.jpg" TargetMode="Externa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arduino.cc/en/Main/ArduinoEthernetShieldV1" TargetMode="External"/><Relationship Id="rId65" Type="http://schemas.openxmlformats.org/officeDocument/2006/relationships/hyperlink" Target="https://www.javatpoint.com/xampp" TargetMode="External"/><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jp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create.arduino.cc/projecthub/Aritro/security-access-using-rfid-reader-f7c746" TargetMode="External"/><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apachefriends.org/index.html" TargetMode="External"/><Relationship Id="rId69" Type="http://schemas.openxmlformats.org/officeDocument/2006/relationships/hyperlink" Target="https://create.arduino.cc/projecthub/Aritro/security-access-using-rfid-reader-f7c746" TargetMode="External"/><Relationship Id="rId8" Type="http://schemas.openxmlformats.org/officeDocument/2006/relationships/comments" Target="comments.xm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arduino.cc/en/Main/ArduinoEthernetShieldV1"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hyperlink" Target="https://store-usa.arduino.cc/products/arduino-mega-2560-rev3" TargetMode="External"/><Relationship Id="rId67" Type="http://schemas.openxmlformats.org/officeDocument/2006/relationships/hyperlink" Target="https://www.netguru.com/glossary/react-native" TargetMode="External"/><Relationship Id="rId20" Type="http://schemas.openxmlformats.org/officeDocument/2006/relationships/image" Target="media/image4.jpg"/><Relationship Id="rId41" Type="http://schemas.openxmlformats.org/officeDocument/2006/relationships/hyperlink" Target="http://arduino.esp8266.com/stable/package_esp8266com_index.json" TargetMode="External"/><Relationship Id="rId54" Type="http://schemas.openxmlformats.org/officeDocument/2006/relationships/image" Target="media/image33.PNG"/><Relationship Id="rId62" Type="http://schemas.openxmlformats.org/officeDocument/2006/relationships/hyperlink" Target="https://www.arduino.cc/en/software" TargetMode="External"/><Relationship Id="rId70" Type="http://schemas.openxmlformats.org/officeDocument/2006/relationships/hyperlink" Target="https://www.arduino.cc/en/reference/SPI"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B06EE-C2AE-40C2-BDF5-32253BCED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9140</Words>
  <Characters>63068</Characters>
  <Application>Microsoft Office Word</Application>
  <DocSecurity>0</DocSecurity>
  <Lines>525</Lines>
  <Paragraphs>144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Balázs Dán</dc:creator>
  <cp:keywords/>
  <dc:description/>
  <cp:lastModifiedBy>Balázs Dán</cp:lastModifiedBy>
  <cp:revision>2</cp:revision>
  <dcterms:created xsi:type="dcterms:W3CDTF">2021-11-12T15:35:00Z</dcterms:created>
  <dcterms:modified xsi:type="dcterms:W3CDTF">2021-11-12T15:35:00Z</dcterms:modified>
</cp:coreProperties>
</file>