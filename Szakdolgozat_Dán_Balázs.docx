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media/image3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1C2FC5F1" w:rsidR="00D57497" w:rsidRPr="00D67A87" w:rsidRDefault="00D57497" w:rsidP="00D57497">
      <w:pPr>
        <w:spacing w:after="2280"/>
        <w:jc w:val="center"/>
        <w:rPr>
          <w:smallCaps/>
          <w:spacing w:val="4"/>
          <w:sz w:val="32"/>
          <w:szCs w:val="22"/>
        </w:rPr>
      </w:pPr>
      <w:r w:rsidRPr="00D67A87">
        <w:rPr>
          <w:smallCaps/>
          <w:spacing w:val="4"/>
          <w:sz w:val="32"/>
          <w:szCs w:val="22"/>
        </w:rPr>
        <w:t xml:space="preserve">debreceni egyetem • </w:t>
      </w:r>
      <w:del w:id="0" w:author="Dr. Kocsis Gergely" w:date="2021-11-07T19:02:00Z">
        <w:r w:rsidDel="00197E9D">
          <w:rPr>
            <w:smallCaps/>
            <w:spacing w:val="4"/>
            <w:sz w:val="32"/>
            <w:szCs w:val="22"/>
          </w:rPr>
          <w:delText xml:space="preserve"> </w:delText>
        </w:r>
      </w:del>
      <w:r w:rsidRPr="00D67A87">
        <w:rPr>
          <w:smallCaps/>
          <w:spacing w:val="4"/>
          <w:sz w:val="32"/>
          <w:szCs w:val="22"/>
        </w:rPr>
        <w:t>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D57497">
      <w:pPr>
        <w:suppressAutoHyphens/>
        <w:spacing w:before="200" w:after="720"/>
        <w:jc w:val="center"/>
      </w:pPr>
      <w:r>
        <w:t>SZAKDOLGOZAT</w:t>
      </w:r>
    </w:p>
    <w:p w14:paraId="6E14C421" w14:textId="77777777" w:rsidR="00D57497" w:rsidRPr="004151FF" w:rsidRDefault="00D57497" w:rsidP="00D57497">
      <w:pPr>
        <w:spacing w:after="120"/>
        <w:jc w:val="center"/>
        <w:rPr>
          <w:smallCaps/>
          <w:spacing w:val="10"/>
          <w:szCs w:val="22"/>
        </w:rPr>
      </w:pPr>
      <w:commentRangeStart w:id="1"/>
      <w:r w:rsidRPr="004151FF">
        <w:rPr>
          <w:smallCaps/>
          <w:spacing w:val="10"/>
          <w:szCs w:val="22"/>
        </w:rPr>
        <w:t>készítette:</w:t>
      </w:r>
    </w:p>
    <w:p w14:paraId="2DB5115D" w14:textId="77777777" w:rsidR="00D57497" w:rsidRPr="00F85DB6" w:rsidRDefault="00D57497" w:rsidP="00D57497">
      <w:pPr>
        <w:spacing w:line="240" w:lineRule="auto"/>
        <w:jc w:val="center"/>
        <w:rPr>
          <w:sz w:val="36"/>
          <w:szCs w:val="28"/>
        </w:rPr>
      </w:pPr>
      <w:r>
        <w:rPr>
          <w:sz w:val="36"/>
          <w:szCs w:val="28"/>
        </w:rPr>
        <w:t>Dán Balázs</w:t>
      </w:r>
    </w:p>
    <w:p w14:paraId="1667DB81" w14:textId="46E93AEC" w:rsidR="00D57497" w:rsidRDefault="006C7537" w:rsidP="00D57497">
      <w:pPr>
        <w:jc w:val="center"/>
        <w:rPr>
          <w:szCs w:val="22"/>
        </w:rPr>
      </w:pPr>
      <w:ins w:id="2" w:author="Balázs Dán" w:date="2021-11-12T18:55:00Z">
        <w:r>
          <w:rPr>
            <w:szCs w:val="22"/>
          </w:rPr>
          <w:t>G</w:t>
        </w:r>
      </w:ins>
      <w:del w:id="3" w:author="Balázs Dán" w:date="2021-11-12T18:55:00Z">
        <w:r w:rsidR="00D57497" w:rsidDel="006C7537">
          <w:rPr>
            <w:szCs w:val="22"/>
          </w:rPr>
          <w:delText>g</w:delText>
        </w:r>
      </w:del>
      <w:r w:rsidR="00D57497">
        <w:rPr>
          <w:szCs w:val="22"/>
        </w:rPr>
        <w:t>azdaságinformatika</w:t>
      </w:r>
      <w:r w:rsidR="00D57497" w:rsidRPr="00783D0B">
        <w:rPr>
          <w:szCs w:val="22"/>
        </w:rPr>
        <w:t xml:space="preserve"> szakos hallgató </w:t>
      </w:r>
    </w:p>
    <w:p w14:paraId="295C989D" w14:textId="77777777" w:rsidR="00D57497" w:rsidRDefault="00D57497" w:rsidP="00D57497">
      <w:pPr>
        <w:spacing w:before="567" w:after="284"/>
        <w:jc w:val="center"/>
        <w:rPr>
          <w:smallCaps/>
          <w:spacing w:val="10"/>
          <w:szCs w:val="22"/>
        </w:rPr>
      </w:pPr>
    </w:p>
    <w:p w14:paraId="60579414" w14:textId="77777777" w:rsidR="00D57497" w:rsidRPr="004151FF" w:rsidRDefault="00D57497" w:rsidP="00D57497">
      <w:pPr>
        <w:spacing w:after="120"/>
        <w:jc w:val="center"/>
        <w:rPr>
          <w:smallCaps/>
          <w:spacing w:val="10"/>
          <w:szCs w:val="22"/>
        </w:rPr>
      </w:pPr>
      <w:r w:rsidRPr="004151FF">
        <w:rPr>
          <w:smallCaps/>
          <w:spacing w:val="10"/>
          <w:szCs w:val="22"/>
        </w:rPr>
        <w:t>témavezető:</w:t>
      </w:r>
    </w:p>
    <w:p w14:paraId="1AD8A354" w14:textId="77777777" w:rsidR="00D57497" w:rsidRPr="00B835AF" w:rsidRDefault="00D57497" w:rsidP="00D57497">
      <w:pPr>
        <w:spacing w:line="240" w:lineRule="auto"/>
        <w:jc w:val="center"/>
        <w:rPr>
          <w:sz w:val="28"/>
          <w:szCs w:val="28"/>
        </w:rPr>
      </w:pPr>
      <w:r w:rsidRPr="00B835AF">
        <w:rPr>
          <w:sz w:val="28"/>
          <w:szCs w:val="28"/>
        </w:rPr>
        <w:t xml:space="preserve">Dr. </w:t>
      </w:r>
      <w:r>
        <w:rPr>
          <w:sz w:val="28"/>
          <w:szCs w:val="28"/>
        </w:rPr>
        <w:t>Kocsis Gergely</w:t>
      </w:r>
    </w:p>
    <w:p w14:paraId="03FE7BC0" w14:textId="77777777" w:rsidR="00D57497" w:rsidRDefault="00D57497" w:rsidP="00D57497">
      <w:pPr>
        <w:jc w:val="center"/>
        <w:rPr>
          <w:sz w:val="26"/>
          <w:szCs w:val="26"/>
        </w:rPr>
      </w:pPr>
      <w:r>
        <w:t>adjunktus</w:t>
      </w:r>
      <w:commentRangeEnd w:id="1"/>
      <w:r w:rsidR="00197E9D">
        <w:rPr>
          <w:rStyle w:val="Jegyzethivatkozs"/>
        </w:rPr>
        <w:commentReference w:id="1"/>
      </w:r>
    </w:p>
    <w:p w14:paraId="54DE2AFF" w14:textId="77777777" w:rsidR="00D57497" w:rsidRDefault="00D57497" w:rsidP="00D57497">
      <w:pPr>
        <w:spacing w:before="288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055249">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055249"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055249"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055249"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055249"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055249">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055249"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055249"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055249"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055249"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055249"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055249"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055249">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055249"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055249"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055249">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055249"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6C00BA67" w:rsidR="00D57497" w:rsidRDefault="00AE43EF" w:rsidP="00FD7E37">
      <w:pPr>
        <w:pStyle w:val="TJ2"/>
        <w:rPr>
          <w:rFonts w:asciiTheme="minorHAnsi" w:eastAsiaTheme="minorEastAsia" w:hAnsiTheme="minorHAnsi" w:cstheme="minorBidi"/>
          <w:noProof/>
          <w:sz w:val="22"/>
          <w:szCs w:val="22"/>
        </w:rPr>
      </w:pPr>
      <w:r>
        <w:fldChar w:fldCharType="begin"/>
      </w:r>
      <w:r>
        <w:instrText xml:space="preserve"> HYPERLINK \l "_Toc437428903" </w:instrText>
      </w:r>
      <w:r>
        <w:fldChar w:fldCharType="separate"/>
      </w:r>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 xml:space="preserve">A kártyaolvasórendszer </w:t>
      </w:r>
      <w:del w:id="4"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r w:rsidR="00B353B5">
        <w:rPr>
          <w:noProof/>
          <w:webHidden/>
        </w:rPr>
        <w:t>29</w:t>
      </w:r>
      <w:r>
        <w:rPr>
          <w:noProof/>
        </w:rPr>
        <w:fldChar w:fldCharType="end"/>
      </w:r>
    </w:p>
    <w:p w14:paraId="60724851" w14:textId="07918826" w:rsidR="00D57497" w:rsidRDefault="00AE43EF" w:rsidP="00FD7E37">
      <w:pPr>
        <w:pStyle w:val="TJ2"/>
        <w:rPr>
          <w:noProof/>
        </w:rPr>
      </w:pPr>
      <w:r>
        <w:fldChar w:fldCharType="begin"/>
      </w:r>
      <w:r>
        <w:instrText xml:space="preserve"> HYPERLINK \l "_Toc437428904" </w:instrText>
      </w:r>
      <w:r>
        <w:fldChar w:fldCharType="separate"/>
      </w:r>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 xml:space="preserve">A kamerarendszer </w:t>
      </w:r>
      <w:del w:id="5"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del w:id="6" w:author="Balázs Dán" w:date="2021-11-12T18:12:00Z">
        <w:r w:rsidR="00B353B5" w:rsidDel="00FD7E37">
          <w:rPr>
            <w:noProof/>
            <w:webHidden/>
          </w:rPr>
          <w:delText>31</w:delText>
        </w:r>
      </w:del>
      <w:ins w:id="7" w:author="Balázs Dán" w:date="2021-11-12T18:12:00Z">
        <w:r w:rsidR="00FD7E37">
          <w:rPr>
            <w:noProof/>
            <w:webHidden/>
          </w:rPr>
          <w:t>32</w:t>
        </w:r>
      </w:ins>
      <w:r>
        <w:rPr>
          <w:noProof/>
        </w:rPr>
        <w:fldChar w:fldCharType="end"/>
      </w:r>
    </w:p>
    <w:p w14:paraId="5DD927B7" w14:textId="1621A36C" w:rsidR="00596161" w:rsidRDefault="009B2EB0">
      <w:pPr>
        <w:pStyle w:val="TJ1"/>
        <w:rPr>
          <w:rFonts w:asciiTheme="minorHAnsi" w:eastAsiaTheme="minorEastAsia" w:hAnsiTheme="minorHAnsi" w:cstheme="minorBidi"/>
          <w:noProof/>
          <w:sz w:val="22"/>
          <w:szCs w:val="22"/>
        </w:rPr>
      </w:pPr>
      <w:del w:id="8" w:author="Balázs Dán" w:date="2021-11-12T18:12:00Z">
        <w:r w:rsidDel="00033B78">
          <w:fldChar w:fldCharType="begin"/>
        </w:r>
        <w:r w:rsidDel="00033B78">
          <w:delInstrText xml:space="preserve"> HYPERLINK \l "_Toc437428902" </w:delInstrText>
        </w:r>
        <w:r w:rsidDel="00033B78">
          <w:fldChar w:fldCharType="separate"/>
        </w:r>
        <w:r w:rsidR="00596161" w:rsidDel="00033B78">
          <w:rPr>
            <w:rStyle w:val="Hiperhivatkozs"/>
            <w:noProof/>
          </w:rPr>
          <w:delText>6.</w:delText>
        </w:r>
        <w:r w:rsidR="00596161" w:rsidRPr="00F3573B" w:rsidDel="00033B78">
          <w:rPr>
            <w:rStyle w:val="Hiperhivatkozs"/>
            <w:noProof/>
          </w:rPr>
          <w:delText xml:space="preserve"> </w:delText>
        </w:r>
        <w:r w:rsidR="00596161" w:rsidDel="00033B78">
          <w:rPr>
            <w:rStyle w:val="Hiperhivatkozs"/>
            <w:noProof/>
          </w:rPr>
          <w:delText>Az applikáció fejlesztése</w:delText>
        </w:r>
        <w:r w:rsidR="00596161" w:rsidDel="00033B78">
          <w:rPr>
            <w:noProof/>
            <w:webHidden/>
          </w:rPr>
          <w:tab/>
        </w:r>
        <w:r w:rsidR="00BE1E33" w:rsidDel="00033B78">
          <w:rPr>
            <w:noProof/>
            <w:webHidden/>
          </w:rPr>
          <w:delText>37</w:delText>
        </w:r>
        <w:r w:rsidDel="00033B78">
          <w:rPr>
            <w:noProof/>
          </w:rPr>
          <w:fldChar w:fldCharType="end"/>
        </w:r>
      </w:del>
      <w:ins w:id="9" w:author="Balázs Dán" w:date="2021-11-12T18:12:00Z">
        <w:r w:rsidR="00033B78">
          <w:fldChar w:fldCharType="begin"/>
        </w:r>
        <w:r w:rsidR="00033B78">
          <w:instrText xml:space="preserve"> HYPERLINK \l "_Toc437428902" </w:instrText>
        </w:r>
        <w:r w:rsidR="00033B78">
          <w:fldChar w:fldCharType="separate"/>
        </w:r>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r w:rsidR="00033B78">
          <w:rPr>
            <w:noProof/>
          </w:rPr>
          <w:fldChar w:fldCharType="end"/>
        </w:r>
      </w:ins>
    </w:p>
    <w:p w14:paraId="1B4D3527" w14:textId="5DA69D45" w:rsidR="00D57497" w:rsidRDefault="009B2EB0">
      <w:pPr>
        <w:pStyle w:val="TJ1"/>
        <w:rPr>
          <w:rFonts w:asciiTheme="minorHAnsi" w:eastAsiaTheme="minorEastAsia" w:hAnsiTheme="minorHAnsi" w:cstheme="minorBidi"/>
          <w:noProof/>
          <w:sz w:val="22"/>
          <w:szCs w:val="22"/>
        </w:rPr>
      </w:pPr>
      <w:del w:id="10" w:author="Balázs Dán" w:date="2021-11-12T18:13:00Z">
        <w:r w:rsidDel="00C32945">
          <w:fldChar w:fldCharType="begin"/>
        </w:r>
        <w:r w:rsidDel="00C32945">
          <w:delInstrText xml:space="preserve"> HYPERLINK \l "_Toc437428902"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 </w:delText>
        </w:r>
        <w:r w:rsidR="00596161" w:rsidDel="00C32945">
          <w:rPr>
            <w:rStyle w:val="Hiperhivatkozs"/>
            <w:noProof/>
          </w:rPr>
          <w:delText>Utolsó módosítások</w:delText>
        </w:r>
        <w:r w:rsidR="00D57497" w:rsidDel="00C32945">
          <w:rPr>
            <w:noProof/>
            <w:webHidden/>
          </w:rPr>
          <w:tab/>
        </w:r>
        <w:r w:rsidR="004F70AC" w:rsidDel="00C32945">
          <w:rPr>
            <w:noProof/>
            <w:webHidden/>
          </w:rPr>
          <w:delText>45</w:delText>
        </w:r>
        <w:r w:rsidDel="00C32945">
          <w:rPr>
            <w:noProof/>
          </w:rPr>
          <w:fldChar w:fldCharType="end"/>
        </w:r>
      </w:del>
      <w:ins w:id="11" w:author="Balázs Dán" w:date="2021-11-12T18:13:00Z">
        <w:r w:rsidR="00C32945">
          <w:fldChar w:fldCharType="begin"/>
        </w:r>
        <w:r w:rsidR="00C32945">
          <w:instrText xml:space="preserve"> HYPERLINK \l "_Toc437428902" </w:instrText>
        </w:r>
        <w:r w:rsidR="00C32945">
          <w:fldChar w:fldCharType="separate"/>
        </w:r>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r w:rsidR="00C32945">
          <w:rPr>
            <w:noProof/>
          </w:rPr>
          <w:fldChar w:fldCharType="end"/>
        </w:r>
      </w:ins>
    </w:p>
    <w:p w14:paraId="7BFCD7F4" w14:textId="7CF140ED" w:rsidR="00D57497" w:rsidRDefault="009B2EB0" w:rsidP="00FD7E37">
      <w:pPr>
        <w:pStyle w:val="TJ2"/>
        <w:rPr>
          <w:rFonts w:asciiTheme="minorHAnsi" w:eastAsiaTheme="minorEastAsia" w:hAnsiTheme="minorHAnsi" w:cstheme="minorBidi"/>
          <w:noProof/>
          <w:sz w:val="22"/>
          <w:szCs w:val="22"/>
        </w:rPr>
      </w:pPr>
      <w:del w:id="12" w:author="Balázs Dán" w:date="2021-11-12T18:13:00Z">
        <w:r w:rsidDel="00C32945">
          <w:fldChar w:fldCharType="begin"/>
        </w:r>
        <w:r w:rsidDel="00C32945">
          <w:delInstrText xml:space="preserve"> HYPERLINK \l "_Toc437428903"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1. </w:delText>
        </w:r>
        <w:r w:rsidR="00596161" w:rsidDel="00C32945">
          <w:rPr>
            <w:rStyle w:val="Hiperhivatkozs"/>
            <w:noProof/>
          </w:rPr>
          <w:delText>Domain</w:delText>
        </w:r>
        <w:r w:rsidR="00C22E68" w:rsidDel="00C32945">
          <w:rPr>
            <w:rStyle w:val="Hiperhivatkozs"/>
            <w:noProof/>
          </w:rPr>
          <w:delText xml:space="preserve"> és ngrok</w:delText>
        </w:r>
        <w:r w:rsidR="00D57497" w:rsidDel="00C32945">
          <w:rPr>
            <w:noProof/>
            <w:webHidden/>
          </w:rPr>
          <w:tab/>
        </w:r>
        <w:r w:rsidR="004F70AC" w:rsidDel="00C32945">
          <w:rPr>
            <w:noProof/>
            <w:webHidden/>
          </w:rPr>
          <w:delText>45</w:delText>
        </w:r>
        <w:r w:rsidDel="00C32945">
          <w:rPr>
            <w:noProof/>
          </w:rPr>
          <w:fldChar w:fldCharType="end"/>
        </w:r>
      </w:del>
      <w:ins w:id="13" w:author="Balázs Dán" w:date="2021-11-12T18:13:00Z">
        <w:r w:rsidR="00C32945">
          <w:fldChar w:fldCharType="begin"/>
        </w:r>
        <w:r w:rsidR="00C32945">
          <w:instrText xml:space="preserve"> HYPERLINK \l "_Toc437428903" </w:instrText>
        </w:r>
        <w:r w:rsidR="00C32945">
          <w:fldChar w:fldCharType="separate"/>
        </w:r>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r w:rsidR="00C32945">
          <w:rPr>
            <w:noProof/>
          </w:rPr>
          <w:fldChar w:fldCharType="end"/>
        </w:r>
      </w:ins>
    </w:p>
    <w:p w14:paraId="2DF5B416" w14:textId="38F56034" w:rsidR="00D57497" w:rsidRPr="00847CEC" w:rsidRDefault="009B2EB0" w:rsidP="00FD7E37">
      <w:pPr>
        <w:pStyle w:val="TJ2"/>
        <w:rPr>
          <w:rFonts w:asciiTheme="minorHAnsi" w:eastAsiaTheme="minorEastAsia" w:hAnsiTheme="minorHAnsi" w:cstheme="minorBidi"/>
          <w:noProof/>
          <w:sz w:val="22"/>
          <w:szCs w:val="22"/>
        </w:rPr>
      </w:pPr>
      <w:del w:id="14" w:author="Balázs Dán" w:date="2021-11-12T18:13:00Z">
        <w:r w:rsidDel="00C32945">
          <w:fldChar w:fldCharType="begin"/>
        </w:r>
        <w:r w:rsidDel="00C32945">
          <w:delInstrText xml:space="preserve"> HYPERLINK \l "_Toc437428904" </w:delInstrText>
        </w:r>
        <w:r w:rsidDel="00C32945">
          <w:fldChar w:fldCharType="separate"/>
        </w:r>
        <w:r w:rsidR="00596161" w:rsidDel="00C32945">
          <w:rPr>
            <w:rStyle w:val="Hiperhivatkozs"/>
            <w:noProof/>
          </w:rPr>
          <w:delText>7</w:delText>
        </w:r>
        <w:r w:rsidR="00D57497" w:rsidDel="00C32945">
          <w:rPr>
            <w:rStyle w:val="Hiperhivatkozs"/>
            <w:noProof/>
          </w:rPr>
          <w:delText>.</w:delText>
        </w:r>
        <w:r w:rsidR="00D57497" w:rsidRPr="00F3573B" w:rsidDel="00C32945">
          <w:rPr>
            <w:rStyle w:val="Hiperhivatkozs"/>
            <w:noProof/>
          </w:rPr>
          <w:delText xml:space="preserve">2. </w:delText>
        </w:r>
        <w:r w:rsidR="00596161" w:rsidDel="00C32945">
          <w:rPr>
            <w:rStyle w:val="Hiperhivatkozs"/>
            <w:noProof/>
          </w:rPr>
          <w:delText>A kész projekt elérhetővé tétele</w:delText>
        </w:r>
        <w:r w:rsidR="00D57497" w:rsidDel="00C32945">
          <w:rPr>
            <w:noProof/>
            <w:webHidden/>
          </w:rPr>
          <w:tab/>
        </w:r>
        <w:r w:rsidR="004F70AC" w:rsidDel="00C32945">
          <w:rPr>
            <w:noProof/>
            <w:webHidden/>
          </w:rPr>
          <w:delText>46</w:delText>
        </w:r>
        <w:r w:rsidDel="00C32945">
          <w:rPr>
            <w:noProof/>
          </w:rPr>
          <w:fldChar w:fldCharType="end"/>
        </w:r>
      </w:del>
      <w:ins w:id="15" w:author="Balázs Dán" w:date="2021-11-12T18:13:00Z">
        <w:r w:rsidR="00C32945">
          <w:fldChar w:fldCharType="begin"/>
        </w:r>
        <w:r w:rsidR="00C32945">
          <w:instrText xml:space="preserve"> HYPERLINK \l "_Toc437428904" </w:instrText>
        </w:r>
        <w:r w:rsidR="00C32945">
          <w:fldChar w:fldCharType="separate"/>
        </w:r>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r w:rsidR="00C32945">
          <w:rPr>
            <w:noProof/>
          </w:rPr>
          <w:fldChar w:fldCharType="end"/>
        </w:r>
      </w:ins>
    </w:p>
    <w:p w14:paraId="460A80FD" w14:textId="3E43B246" w:rsidR="00D57497" w:rsidRDefault="009B2EB0">
      <w:pPr>
        <w:pStyle w:val="TJ1"/>
        <w:rPr>
          <w:rFonts w:asciiTheme="minorHAnsi" w:eastAsiaTheme="minorEastAsia" w:hAnsiTheme="minorHAnsi" w:cstheme="minorBidi"/>
          <w:noProof/>
          <w:sz w:val="22"/>
          <w:szCs w:val="22"/>
        </w:rPr>
      </w:pPr>
      <w:del w:id="16" w:author="Balázs Dán" w:date="2021-11-12T18:13:00Z">
        <w:r w:rsidDel="00C32945">
          <w:fldChar w:fldCharType="begin"/>
        </w:r>
        <w:r w:rsidDel="00C32945">
          <w:delInstrText xml:space="preserve"> HYPERLINK \l "_Toc437428906" </w:delInstrText>
        </w:r>
        <w:r w:rsidDel="00C32945">
          <w:fldChar w:fldCharType="separate"/>
        </w:r>
        <w:r w:rsidR="00596161" w:rsidDel="00C32945">
          <w:rPr>
            <w:rStyle w:val="Hiperhivatkozs"/>
            <w:noProof/>
          </w:rPr>
          <w:delText>8</w:delText>
        </w:r>
        <w:r w:rsidR="00D57497" w:rsidRPr="00F3573B" w:rsidDel="00C32945">
          <w:rPr>
            <w:rStyle w:val="Hiperhivatkozs"/>
            <w:noProof/>
          </w:rPr>
          <w:delText>. Össze</w:delText>
        </w:r>
        <w:r w:rsidR="00596161" w:rsidDel="00C32945">
          <w:rPr>
            <w:rStyle w:val="Hiperhivatkozs"/>
            <w:noProof/>
          </w:rPr>
          <w:delText>foglalás</w:delText>
        </w:r>
        <w:r w:rsidR="00D57497" w:rsidDel="00C32945">
          <w:rPr>
            <w:noProof/>
            <w:webHidden/>
          </w:rPr>
          <w:tab/>
        </w:r>
        <w:r w:rsidR="004F70AC" w:rsidDel="00C32945">
          <w:rPr>
            <w:noProof/>
            <w:webHidden/>
          </w:rPr>
          <w:delText>47</w:delText>
        </w:r>
        <w:r w:rsidDel="00C32945">
          <w:rPr>
            <w:noProof/>
          </w:rPr>
          <w:fldChar w:fldCharType="end"/>
        </w:r>
      </w:del>
      <w:ins w:id="17" w:author="Balázs Dán" w:date="2021-11-12T18:13:00Z">
        <w:r w:rsidR="00C32945">
          <w:fldChar w:fldCharType="begin"/>
        </w:r>
        <w:r w:rsidR="00C32945">
          <w:instrText xml:space="preserve"> HYPERLINK \l "_Toc437428906" </w:instrText>
        </w:r>
        <w:r w:rsidR="00C32945">
          <w:fldChar w:fldCharType="separate"/>
        </w:r>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r w:rsidR="00C32945">
          <w:rPr>
            <w:noProof/>
          </w:rPr>
          <w:fldChar w:fldCharType="end"/>
        </w:r>
      </w:ins>
    </w:p>
    <w:p w14:paraId="1C035150" w14:textId="144E6ECB" w:rsidR="00D57497" w:rsidRDefault="009B2EB0">
      <w:pPr>
        <w:pStyle w:val="TJ1"/>
        <w:rPr>
          <w:rFonts w:asciiTheme="minorHAnsi" w:eastAsiaTheme="minorEastAsia" w:hAnsiTheme="minorHAnsi" w:cstheme="minorBidi"/>
          <w:noProof/>
          <w:sz w:val="22"/>
          <w:szCs w:val="22"/>
        </w:rPr>
      </w:pPr>
      <w:del w:id="18" w:author="Balázs Dán" w:date="2021-11-12T18:13:00Z">
        <w:r w:rsidDel="00C32945">
          <w:fldChar w:fldCharType="begin"/>
        </w:r>
        <w:r w:rsidDel="00C32945">
          <w:delInstrText xml:space="preserve"> HYPERLINK \l "_Toc437428907" </w:delInstrText>
        </w:r>
        <w:r w:rsidDel="00C32945">
          <w:fldChar w:fldCharType="separate"/>
        </w:r>
        <w:r w:rsidR="00596161" w:rsidDel="00C32945">
          <w:rPr>
            <w:rStyle w:val="Hiperhivatkozs"/>
            <w:noProof/>
          </w:rPr>
          <w:delText>9</w:delText>
        </w:r>
        <w:r w:rsidR="00D57497" w:rsidRPr="00F3573B" w:rsidDel="00C32945">
          <w:rPr>
            <w:rStyle w:val="Hiperhivatkozs"/>
            <w:noProof/>
          </w:rPr>
          <w:delText>. Irodalomjegyzék</w:delText>
        </w:r>
        <w:r w:rsidR="00D57497" w:rsidDel="00C32945">
          <w:rPr>
            <w:noProof/>
            <w:webHidden/>
          </w:rPr>
          <w:tab/>
        </w:r>
        <w:r w:rsidR="004F70AC" w:rsidDel="00C32945">
          <w:rPr>
            <w:noProof/>
            <w:webHidden/>
          </w:rPr>
          <w:delText>48</w:delText>
        </w:r>
        <w:r w:rsidDel="00C32945">
          <w:rPr>
            <w:noProof/>
          </w:rPr>
          <w:fldChar w:fldCharType="end"/>
        </w:r>
      </w:del>
      <w:ins w:id="19" w:author="Balázs Dán" w:date="2021-11-12T18:13:00Z">
        <w:r w:rsidR="00C32945">
          <w:fldChar w:fldCharType="begin"/>
        </w:r>
        <w:r w:rsidR="00C32945">
          <w:instrText xml:space="preserve"> HYPERLINK \l "_Toc437428907" </w:instrText>
        </w:r>
        <w:r w:rsidR="00C32945">
          <w:fldChar w:fldCharType="separate"/>
        </w:r>
        <w:r w:rsidR="00C32945">
          <w:rPr>
            <w:rStyle w:val="Hiperhivatkozs"/>
            <w:noProof/>
          </w:rPr>
          <w:t>9</w:t>
        </w:r>
        <w:r w:rsidR="00C32945" w:rsidRPr="00F3573B">
          <w:rPr>
            <w:rStyle w:val="Hiperhivatkozs"/>
            <w:noProof/>
          </w:rPr>
          <w:t>. Irodalomjegyzék</w:t>
        </w:r>
        <w:r w:rsidR="00C32945">
          <w:rPr>
            <w:noProof/>
            <w:webHidden/>
          </w:rPr>
          <w:tab/>
          <w:t>50</w:t>
        </w:r>
        <w:r w:rsidR="00C32945">
          <w:rPr>
            <w:noProof/>
          </w:rPr>
          <w:fldChar w:fldCharType="end"/>
        </w:r>
      </w:ins>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20" w:name="_Toc437428895"/>
      <w:r>
        <w:lastRenderedPageBreak/>
        <w:t>Bevezető</w:t>
      </w:r>
      <w:bookmarkEnd w:id="2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12"/>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5C761C53" w:rsidR="00D57497" w:rsidRDefault="00D57497" w:rsidP="003C2D3F">
      <w:pPr>
        <w:pStyle w:val="Szvegtrzs"/>
        <w:ind w:firstLine="431"/>
      </w:pPr>
      <w:r>
        <w:t xml:space="preserve">Mindezek mellett fontosnak tartottam, hogy egy kamerát is </w:t>
      </w:r>
      <w:del w:id="21" w:author="Dr. Kocsis Gergely" w:date="2021-11-07T19:07:00Z">
        <w:r w:rsidDel="00C666CD">
          <w:delText xml:space="preserve">beimplementáljak </w:delText>
        </w:r>
      </w:del>
      <w:ins w:id="22" w:author="Dr. Kocsis Gergely" w:date="2021-11-07T19:07:00Z">
        <w:r w:rsidR="00C666CD">
          <w:t xml:space="preserve">integráljak </w:t>
        </w:r>
      </w:ins>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604EC4E2" w:rsidR="00D57497" w:rsidRDefault="00D57497" w:rsidP="003C2D3F">
      <w:pPr>
        <w:pStyle w:val="Szvegtrzs"/>
      </w:pPr>
      <w:r>
        <w:t xml:space="preserve">Az Arduino Mega 2560 egy mikrovezérlő kártya, amely </w:t>
      </w:r>
      <w:del w:id="23" w:author="Dr. Kocsis Gergely" w:date="2021-11-07T20:13:00Z">
        <w:r w:rsidDel="009D1AB0">
          <w:delText xml:space="preserve">az </w:delText>
        </w:r>
      </w:del>
      <w:r>
        <w:t>ATmega2560 alapú (1. ábra). 54 digitális bemeneti/kimeneti tűvel rendelkezik (ebből 15 használható PWM kimenetként), 16 analóg bemenettel, 4 UART</w:t>
      </w:r>
      <w:del w:id="24" w:author="Dr. Kocsis Gergely" w:date="2021-11-07T20:13:00Z">
        <w:r w:rsidDel="00262B06">
          <w:delText xml:space="preserve"> </w:delText>
        </w:r>
      </w:del>
      <w:r>
        <w:t>-</w:t>
      </w:r>
      <w:ins w:id="25" w:author="Dr. Kocsis Gergely" w:date="2021-11-07T20:13:00Z">
        <w:r w:rsidR="00262B06">
          <w:t>t</w:t>
        </w:r>
      </w:ins>
      <w:r>
        <w:t>al (hardver soros port), 16 MHz</w:t>
      </w:r>
      <w:del w:id="26" w:author="Dr. Kocsis Gergely" w:date="2021-11-07T20:13:00Z">
        <w:r w:rsidDel="00262B06">
          <w:delText xml:space="preserve"> </w:delText>
        </w:r>
      </w:del>
      <w:r>
        <w:t xml:space="preserve">-es kristályoszcillátorral, USB-csatlakozóval, tápcsatlakozóval, ICSP fejléccel, és egy reset </w:t>
      </w:r>
      <w:del w:id="27" w:author="Dr. Kocsis Gergely" w:date="2021-11-07T20:14:00Z">
        <w:r w:rsidDel="007674EB">
          <w:delText>gombot</w:delText>
        </w:r>
      </w:del>
      <w:ins w:id="28" w:author="Dr. Kocsis Gergely" w:date="2021-11-07T20:14:00Z">
        <w:r w:rsidR="007674EB">
          <w:t>gombbal</w:t>
        </w:r>
      </w:ins>
      <w:ins w:id="29" w:author="Balázs Dán" w:date="2021-11-10T19:09:00Z">
        <w:r w:rsidR="0006155A">
          <w:t>.</w:t>
        </w:r>
      </w:ins>
      <w:del w:id="30" w:author="Balázs Dán" w:date="2021-11-09T16:39:00Z">
        <w:r w:rsidDel="00A12064">
          <w:delText>.</w:delText>
        </w:r>
      </w:del>
      <w:r>
        <w:t xml:space="preserve"> Mindent tartalmaz, ami a mikrokontroller támogatásához szükséges; </w:t>
      </w:r>
      <w:r w:rsidRPr="00FD1E79">
        <w:rPr>
          <w:highlight w:val="yellow"/>
          <w:rPrChange w:id="31" w:author="Dr. Kocsis Gergely" w:date="2021-11-07T20:15:00Z">
            <w:rPr/>
          </w:rPrChange>
        </w:rPr>
        <w:t>kezdéshez egyszerűen csatlakoztatni kell a számítógéphez USB-kábellel, vagy AC-DC-adapterrel vagy akkumulátorral táplálja.</w:t>
      </w:r>
      <w:r>
        <w:t xml:space="preserve"> 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ins w:id="32" w:author="Balázs Dán" w:date="2021-11-10T19:09:00Z">
        <w:r w:rsidR="0006155A">
          <w:t xml:space="preserve"> </w:t>
        </w:r>
      </w:ins>
      <w:ins w:id="33" w:author="Balázs Dán" w:date="2021-11-10T19:10:00Z">
        <w:r w:rsidR="0006155A">
          <w:fldChar w:fldCharType="begin"/>
        </w:r>
        <w:r w:rsidR="0006155A">
          <w:instrText xml:space="preserve"> REF _Ref87368367 \r \h </w:instrText>
        </w:r>
      </w:ins>
      <w:r w:rsidR="0006155A">
        <w:fldChar w:fldCharType="separate"/>
      </w:r>
      <w:ins w:id="34" w:author="Balázs Dán" w:date="2021-11-10T19:10:00Z">
        <w:r w:rsidR="0006155A">
          <w:t>[1]</w:t>
        </w:r>
        <w:r w:rsidR="0006155A">
          <w:fldChar w:fldCharType="end"/>
        </w:r>
      </w:ins>
      <w:r>
        <w:t>.</w:t>
      </w:r>
    </w:p>
    <w:p w14:paraId="0F6702F9" w14:textId="0480867F" w:rsidR="00D57497" w:rsidRPr="00E903CD" w:rsidRDefault="00D57497" w:rsidP="00E903CD">
      <w:pPr>
        <w:pStyle w:val="Szvegtrzs"/>
        <w:ind w:firstLine="0"/>
        <w:jc w:val="center"/>
        <w:rPr>
          <w:rPrChange w:id="35" w:author="Balázs Dán" w:date="2021-11-10T19:15:00Z">
            <w:rPr>
              <w:i/>
              <w:iCs/>
            </w:rPr>
          </w:rPrChange>
        </w:rP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E903CD">
        <w:rPr>
          <w:rPrChange w:id="36" w:author="Balázs Dán" w:date="2021-11-10T19:15:00Z">
            <w:rPr>
              <w:i/>
              <w:iCs/>
            </w:rPr>
          </w:rPrChange>
        </w:rPr>
        <w:t>1.ábra: Arduino Mega 2560 R3 mikrovezérlő kártya</w:t>
      </w:r>
      <w:ins w:id="37" w:author="Balázs Dán" w:date="2021-11-13T16:57:00Z">
        <w:r w:rsidR="00C327F3">
          <w:t xml:space="preserve"> </w:t>
        </w:r>
        <w:r w:rsidR="00C327F3">
          <w:fldChar w:fldCharType="begin"/>
        </w:r>
        <w:r w:rsidR="00C327F3">
          <w:instrText xml:space="preserve"> REF _Ref87368367 \r \h </w:instrText>
        </w:r>
      </w:ins>
      <w:r w:rsidR="00C327F3">
        <w:fldChar w:fldCharType="separate"/>
      </w:r>
      <w:ins w:id="38" w:author="Balázs Dán" w:date="2021-11-13T16:57:00Z">
        <w:r w:rsidR="00C327F3">
          <w:t>[1]</w:t>
        </w:r>
        <w:r w:rsidR="00C327F3">
          <w:fldChar w:fldCharType="end"/>
        </w:r>
      </w:ins>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ins w:id="39" w:author="Balázs Dán" w:date="2021-11-10T19:15:00Z">
        <w:r w:rsidR="005A1BCD">
          <w:t xml:space="preserve"> </w:t>
        </w:r>
        <w:r w:rsidR="005A1BCD">
          <w:fldChar w:fldCharType="begin"/>
        </w:r>
        <w:r w:rsidR="005A1BCD">
          <w:instrText xml:space="preserve"> REF _Ref87368367 \r \h </w:instrText>
        </w:r>
      </w:ins>
      <w:r w:rsidR="005A1BCD">
        <w:fldChar w:fldCharType="separate"/>
      </w:r>
      <w:ins w:id="40" w:author="Balázs Dán" w:date="2021-11-10T19:15:00Z">
        <w:r w:rsidR="005A1BCD">
          <w:t>[1]</w:t>
        </w:r>
        <w:r w:rsidR="005A1BCD">
          <w:fldChar w:fldCharType="end"/>
        </w:r>
      </w:ins>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77777777"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w:t>
      </w:r>
      <w:del w:id="41" w:author="Dr. Kocsis Gergely" w:date="2021-11-07T20:18:00Z">
        <w:r w:rsidDel="000E3EE4">
          <w:delText>t</w:delText>
        </w:r>
      </w:del>
      <w:r>
        <w:t xml:space="preserve">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D1541F">
        <w:rPr>
          <w:rFonts w:ascii="Consolas" w:hAnsi="Consolas"/>
          <w:sz w:val="22"/>
          <w:szCs w:val="22"/>
          <w:rPrChange w:id="42" w:author="Dr. Kocsis Gergely" w:date="2021-11-07T20:18:00Z">
            <w:rPr/>
          </w:rPrChange>
        </w:rPr>
        <w:t>pinMode()</w:t>
      </w:r>
      <w:r>
        <w:t xml:space="preserve">, a </w:t>
      </w:r>
      <w:r w:rsidRPr="00D1541F">
        <w:rPr>
          <w:rFonts w:ascii="Consolas" w:hAnsi="Consolas"/>
          <w:sz w:val="22"/>
          <w:szCs w:val="22"/>
          <w:rPrChange w:id="43" w:author="Dr. Kocsis Gergely" w:date="2021-11-07T20:18:00Z">
            <w:rPr/>
          </w:rPrChange>
        </w:rPr>
        <w:t>DigitalWrite()</w:t>
      </w:r>
      <w:r>
        <w:t xml:space="preserve"> és a </w:t>
      </w:r>
      <w:r w:rsidRPr="00D1541F">
        <w:rPr>
          <w:rFonts w:ascii="Consolas" w:hAnsi="Consolas"/>
          <w:sz w:val="22"/>
          <w:szCs w:val="22"/>
          <w:rPrChange w:id="44" w:author="Dr. Kocsis Gergely" w:date="2021-11-07T20:18:00Z">
            <w:rPr/>
          </w:rPrChange>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77777777" w:rsidR="00D57497" w:rsidRDefault="00D57497" w:rsidP="003C2D3F">
      <w:pPr>
        <w:pStyle w:val="Szvegtrzs"/>
        <w:numPr>
          <w:ilvl w:val="0"/>
          <w:numId w:val="20"/>
        </w:numPr>
        <w:ind w:left="567"/>
      </w:pPr>
      <w:r>
        <w:t xml:space="preserve">PWM: 2-13 és 44-46. 8 bites PWM kimenetet az </w:t>
      </w:r>
      <w:r w:rsidRPr="00806649">
        <w:rPr>
          <w:rFonts w:ascii="Consolas" w:hAnsi="Consolas"/>
          <w:sz w:val="22"/>
          <w:szCs w:val="22"/>
          <w:rPrChange w:id="45" w:author="Dr. Kocsis Gergely" w:date="2021-11-07T20:20:00Z">
            <w:rPr/>
          </w:rPrChange>
        </w:rPr>
        <w:t>analogWrite</w:t>
      </w:r>
      <w:del w:id="46" w:author="Dr. Kocsis Gergely" w:date="2021-11-07T20:20:00Z">
        <w:r w:rsidRPr="00806649" w:rsidDel="00806649">
          <w:rPr>
            <w:rFonts w:ascii="Consolas" w:hAnsi="Consolas"/>
            <w:sz w:val="22"/>
            <w:szCs w:val="22"/>
            <w:rPrChange w:id="47" w:author="Dr. Kocsis Gergely" w:date="2021-11-07T20:20:00Z">
              <w:rPr/>
            </w:rPrChange>
          </w:rPr>
          <w:delText xml:space="preserve"> </w:delText>
        </w:r>
      </w:del>
      <w:r w:rsidRPr="00806649">
        <w:rPr>
          <w:rFonts w:ascii="Consolas" w:hAnsi="Consolas"/>
          <w:sz w:val="22"/>
          <w:szCs w:val="22"/>
          <w:rPrChange w:id="48" w:author="Dr. Kocsis Gergely" w:date="2021-11-07T20:20:00Z">
            <w:rPr/>
          </w:rPrChange>
        </w:rPr>
        <w:t>()</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77777777" w:rsidR="00D57497" w:rsidRDefault="00D57497" w:rsidP="003C2D3F">
      <w:pPr>
        <w:pStyle w:val="Szvegtrzs"/>
      </w:pPr>
      <w:r>
        <w:t>A soros perifériás interfész (SPI) egy szinkron soros adatprotokoll, amelyet a mikrokontrollerek használnak egy vagy több perifériás eszközzel rövid távú kommunikációhoz.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ins w:id="49" w:author="Balázs Dán" w:date="2021-11-09T16:57:00Z">
        <w:r w:rsidR="00276D87">
          <w:rPr>
            <w:noProof/>
          </w:rPr>
          <w:t xml:space="preserve"> </w:t>
        </w:r>
        <w:r w:rsidR="00276D87">
          <w:rPr>
            <w:noProof/>
          </w:rPr>
          <w:fldChar w:fldCharType="begin"/>
        </w:r>
        <w:r w:rsidR="00276D87">
          <w:rPr>
            <w:noProof/>
          </w:rPr>
          <w:instrText xml:space="preserve"> REF _Ref87369468 \r \h </w:instrText>
        </w:r>
      </w:ins>
      <w:r w:rsidR="00276D87">
        <w:rPr>
          <w:noProof/>
        </w:rPr>
      </w:r>
      <w:r w:rsidR="00276D87">
        <w:rPr>
          <w:noProof/>
        </w:rPr>
        <w:fldChar w:fldCharType="separate"/>
      </w:r>
      <w:ins w:id="50" w:author="Balázs Dán" w:date="2021-11-09T16:57:00Z">
        <w:r w:rsidR="00276D87">
          <w:rPr>
            <w:noProof/>
          </w:rPr>
          <w:t>[2]</w:t>
        </w:r>
        <w:r w:rsidR="00276D87">
          <w:rPr>
            <w:noProof/>
          </w:rPr>
          <w:fldChar w:fldCharType="end"/>
        </w:r>
      </w:ins>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ins w:id="51" w:author="Balázs Dán" w:date="2021-11-13T17:10:00Z">
        <w:r w:rsidR="00B26D20">
          <w:rPr>
            <w:noProof/>
          </w:rPr>
          <w:t xml:space="preserve"> </w:t>
        </w:r>
        <w:r w:rsidR="00B26D20">
          <w:rPr>
            <w:noProof/>
          </w:rPr>
          <w:fldChar w:fldCharType="begin"/>
        </w:r>
        <w:r w:rsidR="00B26D20">
          <w:rPr>
            <w:noProof/>
          </w:rPr>
          <w:instrText xml:space="preserve"> REF _Ref87715861 \r \h </w:instrText>
        </w:r>
        <w:r w:rsidR="00B26D20">
          <w:rPr>
            <w:noProof/>
          </w:rPr>
        </w:r>
      </w:ins>
      <w:r w:rsidR="00B26D20">
        <w:rPr>
          <w:noProof/>
        </w:rPr>
        <w:fldChar w:fldCharType="separate"/>
      </w:r>
      <w:ins w:id="52" w:author="Balázs Dán" w:date="2021-11-13T17:10:00Z">
        <w:r w:rsidR="00B26D20">
          <w:rPr>
            <w:noProof/>
          </w:rPr>
          <w:t>[3]</w:t>
        </w:r>
        <w:r w:rsidR="00B26D20">
          <w:rPr>
            <w:noProof/>
          </w:rPr>
          <w:fldChar w:fldCharType="end"/>
        </w:r>
      </w:ins>
    </w:p>
    <w:p w14:paraId="30269E55" w14:textId="77777777" w:rsidR="00584FE1" w:rsidRDefault="00584FE1" w:rsidP="003C2D3F">
      <w:pPr>
        <w:pStyle w:val="Szvegtrzs"/>
        <w:ind w:firstLine="0"/>
        <w:rPr>
          <w:noProof/>
        </w:rPr>
      </w:pPr>
    </w:p>
    <w:p w14:paraId="720E1A12" w14:textId="588A0485" w:rsidR="00D57497" w:rsidRDefault="00D57497" w:rsidP="003C2D3F">
      <w:pPr>
        <w:pStyle w:val="Szvegtrzs"/>
        <w:rPr>
          <w:noProof/>
        </w:rPr>
      </w:pPr>
      <w:r>
        <w:rPr>
          <w:noProof/>
        </w:rPr>
        <w:t>Az alaplapot az Espressif ESP32-S SoC, egy nagy teljesítményű, programozható MCU hajtja, WIFI-vel és Bluetooth-</w:t>
      </w:r>
      <w:del w:id="53" w:author="Dr. Kocsis Gergely" w:date="2021-11-07T20:29:00Z">
        <w:r w:rsidDel="00720452">
          <w:rPr>
            <w:noProof/>
          </w:rPr>
          <w:delText>val</w:delText>
        </w:r>
      </w:del>
      <w:ins w:id="54" w:author="Dr. Kocsis Gergely" w:date="2021-11-07T20:29:00Z">
        <w:r w:rsidR="00720452">
          <w:rPr>
            <w:noProof/>
          </w:rPr>
          <w:t>szal</w:t>
        </w:r>
      </w:ins>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ins w:id="55" w:author="Balázs Dán" w:date="2021-11-13T17:10:00Z">
        <w:r w:rsidR="00B26D20">
          <w:rPr>
            <w:noProof/>
          </w:rPr>
          <w:t xml:space="preserve"> </w:t>
        </w:r>
      </w:ins>
      <w:ins w:id="56" w:author="Balázs Dán" w:date="2021-11-13T17:11:00Z">
        <w:r w:rsidR="00B26D20">
          <w:rPr>
            <w:noProof/>
          </w:rPr>
          <w:fldChar w:fldCharType="begin"/>
        </w:r>
        <w:r w:rsidR="00B26D20">
          <w:rPr>
            <w:noProof/>
          </w:rPr>
          <w:instrText xml:space="preserve"> REF _Ref87369856 \r \h </w:instrText>
        </w:r>
        <w:r w:rsidR="00B26D20">
          <w:rPr>
            <w:noProof/>
          </w:rPr>
        </w:r>
      </w:ins>
      <w:r w:rsidR="00B26D20">
        <w:rPr>
          <w:noProof/>
        </w:rPr>
        <w:fldChar w:fldCharType="separate"/>
      </w:r>
      <w:ins w:id="57" w:author="Balázs Dán" w:date="2021-11-13T17:11:00Z">
        <w:r w:rsidR="00B26D20">
          <w:rPr>
            <w:noProof/>
          </w:rPr>
          <w:t>[4]</w:t>
        </w:r>
        <w:r w:rsidR="00B26D20">
          <w:rPr>
            <w:noProof/>
          </w:rPr>
          <w:fldChar w:fldCharType="end"/>
        </w:r>
      </w:ins>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ins w:id="58" w:author="Balázs Dán" w:date="2021-11-13T17:11:00Z">
        <w:r w:rsidR="00B26D20">
          <w:rPr>
            <w:noProof/>
          </w:rPr>
          <w:t xml:space="preserve"> </w:t>
        </w:r>
        <w:r w:rsidR="00B26D20">
          <w:rPr>
            <w:noProof/>
          </w:rPr>
          <w:fldChar w:fldCharType="begin"/>
        </w:r>
        <w:r w:rsidR="00B26D20">
          <w:rPr>
            <w:noProof/>
          </w:rPr>
          <w:instrText xml:space="preserve"> REF _Ref87369876 \r \h </w:instrText>
        </w:r>
        <w:r w:rsidR="00B26D20">
          <w:rPr>
            <w:noProof/>
          </w:rPr>
        </w:r>
      </w:ins>
      <w:r w:rsidR="00B26D20">
        <w:rPr>
          <w:noProof/>
        </w:rPr>
        <w:fldChar w:fldCharType="separate"/>
      </w:r>
      <w:ins w:id="59" w:author="Balázs Dán" w:date="2021-11-13T17:11:00Z">
        <w:r w:rsidR="00B26D20">
          <w:rPr>
            <w:noProof/>
          </w:rPr>
          <w:t>[5]</w:t>
        </w:r>
        <w:r w:rsidR="00B26D20">
          <w:rPr>
            <w:noProof/>
          </w:rPr>
          <w:fldChar w:fldCharType="end"/>
        </w:r>
      </w:ins>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76488439" w:rsidR="00D57497" w:rsidRDefault="00D57497" w:rsidP="003C2D3F">
      <w:pPr>
        <w:pStyle w:val="Szvegtrzs"/>
      </w:pPr>
      <w:r>
        <w:t>Az Arduino Ethernet Shield R3 lehetővé teszi, hogy az Arduino eszköz csatlakozzon az internethez</w:t>
      </w:r>
      <w:ins w:id="60" w:author="Balázs Dán" w:date="2021-11-09T17:18:00Z">
        <w:r w:rsidR="00BA7024">
          <w:t xml:space="preserve"> </w:t>
        </w:r>
      </w:ins>
      <w:ins w:id="61" w:author="Balázs Dán" w:date="2021-11-13T17:11:00Z">
        <w:r w:rsidR="00B26D20">
          <w:fldChar w:fldCharType="begin"/>
        </w:r>
        <w:r w:rsidR="00B26D20">
          <w:instrText xml:space="preserve"> REF _Ref87370745 \r \h </w:instrText>
        </w:r>
      </w:ins>
      <w:r w:rsidR="00B26D20">
        <w:fldChar w:fldCharType="separate"/>
      </w:r>
      <w:ins w:id="62" w:author="Balázs Dán" w:date="2021-11-13T17:11:00Z">
        <w:r w:rsidR="00B26D20">
          <w:t>[6]</w:t>
        </w:r>
        <w:r w:rsidR="00B26D20">
          <w:fldChar w:fldCharType="end"/>
        </w:r>
      </w:ins>
      <w:ins w:id="63" w:author="Balázs Dán" w:date="2021-11-09T17:18:00Z">
        <w:r w:rsidR="00BA7024">
          <w:fldChar w:fldCharType="begin"/>
        </w:r>
        <w:r w:rsidR="00BA7024">
          <w:instrText xml:space="preserve"> REF _Ref87370745 \r \h </w:instrText>
        </w:r>
      </w:ins>
      <w:r w:rsidR="00BA7024">
        <w:fldChar w:fldCharType="separate"/>
      </w:r>
      <w:ins w:id="64" w:author="Balázs Dán" w:date="2021-11-09T17:18:00Z">
        <w:r w:rsidR="00BA7024">
          <w:fldChar w:fldCharType="end"/>
        </w:r>
      </w:ins>
      <w:del w:id="65" w:author="Balázs Dán" w:date="2021-11-09T17:18:00Z">
        <w:r w:rsidDel="00BA7024">
          <w:delText xml:space="preserve"> (3. ábra)</w:delText>
        </w:r>
      </w:del>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ins w:id="66" w:author="Balázs Dán" w:date="2021-11-09T17:18:00Z">
        <w:r w:rsidR="00BA7024">
          <w:t xml:space="preserve"> (3. ábra)</w:t>
        </w:r>
      </w:ins>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ins w:id="67" w:author="Balázs Dán" w:date="2021-11-13T17:02:00Z">
        <w:r w:rsidR="002C2F30">
          <w:t xml:space="preserve"> </w:t>
        </w:r>
      </w:ins>
      <w:ins w:id="68" w:author="Balázs Dán" w:date="2021-11-13T17:12:00Z">
        <w:r w:rsidR="00B26D20">
          <w:fldChar w:fldCharType="begin"/>
        </w:r>
        <w:r w:rsidR="00B26D20">
          <w:instrText xml:space="preserve"> REF _Ref87370745 \r \h </w:instrText>
        </w:r>
      </w:ins>
      <w:r w:rsidR="00B26D20">
        <w:fldChar w:fldCharType="separate"/>
      </w:r>
      <w:ins w:id="69" w:author="Balázs Dán" w:date="2021-11-13T17:12:00Z">
        <w:r w:rsidR="00B26D20">
          <w:t>[6]</w:t>
        </w:r>
        <w:r w:rsidR="00B26D20">
          <w:fldChar w:fldCharType="end"/>
        </w:r>
      </w:ins>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0B92149A" w:rsidR="00D57497" w:rsidRDefault="00D57497" w:rsidP="003C2D3F">
      <w:pPr>
        <w:pStyle w:val="Szvegtrzs"/>
        <w:rPr>
          <w:noProof/>
        </w:rPr>
      </w:pPr>
      <w:r w:rsidRPr="00B87A3A">
        <w:rPr>
          <w:noProof/>
        </w:rPr>
        <w:t>A Mega-n az 53-as hardveres SS-tű nem használható sem a W5100, sem az SD</w:t>
      </w:r>
      <w:ins w:id="70" w:author="Dr. Kocsis Gergely" w:date="2021-11-07T20:33:00Z">
        <w:r w:rsidR="00BE0980">
          <w:rPr>
            <w:noProof/>
          </w:rPr>
          <w:t xml:space="preserve"> </w:t>
        </w:r>
      </w:ins>
      <w:del w:id="71" w:author="Dr. Kocsis Gergely" w:date="2021-11-07T20:33:00Z">
        <w:r w:rsidRPr="00B87A3A" w:rsidDel="00BE0980">
          <w:rPr>
            <w:noProof/>
          </w:rPr>
          <w:delText xml:space="preserve"> -</w:delText>
        </w:r>
      </w:del>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564350F9"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ins w:id="72" w:author="Balázs Dán" w:date="2021-11-13T17:12:00Z">
        <w:r w:rsidR="00B26D20">
          <w:t xml:space="preserve"> </w:t>
        </w:r>
        <w:r w:rsidR="00B26D20">
          <w:fldChar w:fldCharType="begin"/>
        </w:r>
        <w:r w:rsidR="00B26D20">
          <w:instrText xml:space="preserve"> REF _Ref87370871 \r \h </w:instrText>
        </w:r>
      </w:ins>
      <w:r w:rsidR="00B26D20">
        <w:fldChar w:fldCharType="separate"/>
      </w:r>
      <w:ins w:id="73" w:author="Balázs Dán" w:date="2021-11-13T17:12:00Z">
        <w:r w:rsidR="00B26D20">
          <w:t>[7]</w:t>
        </w:r>
        <w:r w:rsidR="00B26D20">
          <w:fldChar w:fldCharType="end"/>
        </w:r>
      </w:ins>
      <w:r>
        <w:t>.</w:t>
      </w:r>
      <w:del w:id="74" w:author="Balázs Dán" w:date="2021-11-13T17:12:00Z">
        <w:r w:rsidDel="00B26D20">
          <w:delText xml:space="preserve"> </w:delText>
        </w:r>
      </w:del>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ins w:id="75" w:author="Balázs Dán" w:date="2021-11-13T17:12:00Z">
        <w:r w:rsidR="00B26D20">
          <w:t xml:space="preserve"> </w:t>
        </w:r>
        <w:r w:rsidR="00B26D20">
          <w:fldChar w:fldCharType="begin"/>
        </w:r>
        <w:r w:rsidR="00B26D20">
          <w:instrText xml:space="preserve"> REF _Ref87370871 \r \h </w:instrText>
        </w:r>
      </w:ins>
      <w:r w:rsidR="00B26D20">
        <w:fldChar w:fldCharType="separate"/>
      </w:r>
      <w:ins w:id="76" w:author="Balázs Dán" w:date="2021-11-13T17:12:00Z">
        <w:r w:rsidR="00B26D20">
          <w:t>[7]</w:t>
        </w:r>
        <w:r w:rsidR="00B26D20">
          <w:fldChar w:fldCharType="end"/>
        </w:r>
      </w:ins>
    </w:p>
    <w:p w14:paraId="383B0B5B" w14:textId="77777777" w:rsidR="00D57497" w:rsidRDefault="00D57497" w:rsidP="003C2D3F">
      <w:pPr>
        <w:pStyle w:val="Szvegtrzs"/>
        <w:ind w:firstLine="0"/>
      </w:pPr>
    </w:p>
    <w:p w14:paraId="4C2F7F32" w14:textId="77777777" w:rsidR="00D57497" w:rsidRDefault="00D57497" w:rsidP="003C2D3F">
      <w:pPr>
        <w:pStyle w:val="Szvegtrzs"/>
        <w:ind w:firstLine="426"/>
      </w:pPr>
      <w:r w:rsidRPr="00A51736">
        <w:t xml:space="preserve">A PIR érzékelőt kifejezetten az </w:t>
      </w:r>
      <w:del w:id="77" w:author="Dr. Kocsis Gergely" w:date="2021-11-07T20:35:00Z">
        <w:r w:rsidRPr="00A51736" w:rsidDel="00D57E57">
          <w:delText xml:space="preserve"> </w:delText>
        </w:r>
      </w:del>
      <w:r w:rsidRPr="00A51736">
        <w:t>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ins w:id="78" w:author="Dr. Kocsis Gergely" w:date="2021-11-07T20:39:00Z">
        <w:r w:rsidR="000B2B56">
          <w:t xml:space="preserve"> </w:t>
        </w:r>
      </w:ins>
      <w:r>
        <w:t>PIR mozgásérzékelő szenzor</w:t>
      </w:r>
      <w:ins w:id="79" w:author="Balázs Dán" w:date="2021-11-13T17:12:00Z">
        <w:r w:rsidR="00B26D20">
          <w:t xml:space="preserve"> </w:t>
        </w:r>
        <w:r w:rsidR="00B26D20">
          <w:fldChar w:fldCharType="begin"/>
        </w:r>
        <w:r w:rsidR="00B26D20">
          <w:instrText xml:space="preserve"> REF _Ref87370871 \r \h </w:instrText>
        </w:r>
      </w:ins>
      <w:r w:rsidR="00B26D20">
        <w:fldChar w:fldCharType="separate"/>
      </w:r>
      <w:ins w:id="80" w:author="Balázs Dán" w:date="2021-11-13T17:12:00Z">
        <w:r w:rsidR="00B26D20">
          <w:t>[7]</w:t>
        </w:r>
        <w:r w:rsidR="00B26D20">
          <w:fldChar w:fldCharType="end"/>
        </w:r>
      </w:ins>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63643C23"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del w:id="81" w:author="Dr. Kocsis Gergely" w:date="2021-11-07T20:42:00Z">
        <w:r w:rsidDel="00EC68AB">
          <w:delText xml:space="preserve">php </w:delText>
        </w:r>
      </w:del>
      <w:ins w:id="82" w:author="Dr. Kocsis Gergely" w:date="2021-11-07T20:42:00Z">
        <w:r w:rsidR="00EC68AB">
          <w:t xml:space="preserve">PHP </w:t>
        </w:r>
      </w:ins>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0BBF3C6B"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3">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del w:id="83" w:author="Balázs Dán" w:date="2021-11-09T17:23:00Z">
        <w:r w:rsidR="00D57497" w:rsidDel="009E0E57">
          <w:delText xml:space="preserve"> </w:delText>
        </w:r>
      </w:del>
      <w:ins w:id="84" w:author="Balázs Dán" w:date="2021-11-13T17:13:00Z">
        <w:r w:rsidR="00B26D20">
          <w:t xml:space="preserve"> </w:t>
        </w:r>
        <w:r w:rsidR="00B26D20">
          <w:fldChar w:fldCharType="begin"/>
        </w:r>
        <w:r w:rsidR="00B26D20">
          <w:instrText xml:space="preserve"> REF _Ref87371207 \r \h </w:instrText>
        </w:r>
      </w:ins>
      <w:r w:rsidR="00B26D20">
        <w:fldChar w:fldCharType="separate"/>
      </w:r>
      <w:ins w:id="85" w:author="Balázs Dán" w:date="2021-11-13T17:13:00Z">
        <w:r w:rsidR="00B26D20">
          <w:t>[8]</w:t>
        </w:r>
        <w:r w:rsidR="00B26D20">
          <w:fldChar w:fldCharType="end"/>
        </w:r>
      </w:ins>
      <w:del w:id="86" w:author="Balázs Dán" w:date="2021-11-09T17:23:00Z">
        <w:r w:rsidR="00D57497" w:rsidDel="009E0E57">
          <w:delText>(6. ábra)</w:delText>
        </w:r>
      </w:del>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ins w:id="87" w:author="Balázs Dán" w:date="2021-11-09T17:24:00Z">
        <w:r w:rsidR="009E0E57">
          <w:t xml:space="preserve"> (6. ábra)</w:t>
        </w:r>
      </w:ins>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EC68AB">
        <w:rPr>
          <w:rFonts w:ascii="Consolas" w:hAnsi="Consolas"/>
          <w:sz w:val="22"/>
          <w:szCs w:val="22"/>
          <w:rPrChange w:id="88" w:author="Dr. Kocsis Gergely" w:date="2021-11-07T20:42:00Z">
            <w:rPr/>
          </w:rPrChange>
        </w:rPr>
        <w:t>.ino</w:t>
      </w:r>
      <w:r w:rsidRPr="00EC68AB">
        <w:rPr>
          <w:sz w:val="22"/>
          <w:szCs w:val="22"/>
          <w:rPrChange w:id="89" w:author="Dr. Kocsis Gergely" w:date="2021-11-07T20:42:00Z">
            <w:rPr/>
          </w:rPrChange>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657ED735" w:rsidR="00D57497" w:rsidRDefault="00D57497" w:rsidP="003C2D3F">
      <w:pPr>
        <w:pStyle w:val="Szvegtrzs"/>
      </w:pPr>
      <w:r w:rsidRPr="00E12F90">
        <w:t>A PHP (rekurzív rövidítése a PHP-nek: Hypertext Preprocessor) egy széles körben használt</w:t>
      </w:r>
      <w:ins w:id="90" w:author="Balázs Dán" w:date="2021-11-09T17:29:00Z">
        <w:r w:rsidR="00CB6136">
          <w:t>,</w:t>
        </w:r>
      </w:ins>
      <w:r w:rsidRPr="00E12F90">
        <w:t xml:space="preserve"> nyílt forráskódú</w:t>
      </w:r>
      <w:ins w:id="91" w:author="Balázs Dán" w:date="2021-11-09T17:29:00Z">
        <w:r w:rsidR="00CB6136">
          <w:t>,</w:t>
        </w:r>
      </w:ins>
      <w:r w:rsidRPr="00E12F90">
        <w:t xml:space="preserve"> általános célú szkriptnyelv</w:t>
      </w:r>
      <w:ins w:id="92" w:author="Balázs Dán" w:date="2021-11-13T17:13:00Z">
        <w:r w:rsidR="00B26D20">
          <w:t xml:space="preserve"> </w:t>
        </w:r>
        <w:r w:rsidR="00B26D20">
          <w:fldChar w:fldCharType="begin"/>
        </w:r>
        <w:r w:rsidR="00B26D20">
          <w:instrText xml:space="preserve"> REF _Ref87371413 \r \h </w:instrText>
        </w:r>
      </w:ins>
      <w:r w:rsidR="00B26D20">
        <w:fldChar w:fldCharType="separate"/>
      </w:r>
      <w:ins w:id="93" w:author="Balázs Dán" w:date="2021-11-13T17:13:00Z">
        <w:r w:rsidR="00B26D20">
          <w:t>[9]</w:t>
        </w:r>
        <w:r w:rsidR="00B26D20">
          <w:fldChar w:fldCharType="end"/>
        </w:r>
      </w:ins>
      <w:ins w:id="94" w:author="Balázs Dán" w:date="2021-11-09T17:29:00Z">
        <w:r w:rsidR="00CB6136">
          <w:t>.</w:t>
        </w:r>
      </w:ins>
      <w:del w:id="95" w:author="Balázs Dán" w:date="2021-11-09T17:29:00Z">
        <w:r w:rsidRPr="00E12F90" w:rsidDel="00CB6136">
          <w:delText>,</w:delText>
        </w:r>
      </w:del>
      <w:r w:rsidRPr="00E12F90">
        <w:t xml:space="preserve"> </w:t>
      </w:r>
      <w:del w:id="96" w:author="Balázs Dán" w:date="2021-11-09T17:29:00Z">
        <w:r w:rsidRPr="00E12F90" w:rsidDel="00CB6136">
          <w:delText>amely k</w:delText>
        </w:r>
      </w:del>
      <w:ins w:id="97" w:author="Balázs Dán" w:date="2021-11-09T17:29:00Z">
        <w:r w:rsidR="00CB6136">
          <w:t>K</w:t>
        </w:r>
      </w:ins>
      <w:r w:rsidRPr="00E12F90">
        <w:t>ülönösen alkalmas webfejlesztésre, és beágyazható HTML-be</w:t>
      </w:r>
      <w:r>
        <w:t xml:space="preserve"> (7. ábra)</w:t>
      </w:r>
      <w:r w:rsidRPr="00E12F90">
        <w:t>.</w:t>
      </w:r>
      <w:r>
        <w:t xml:space="preserve"> </w:t>
      </w:r>
    </w:p>
    <w:p w14:paraId="3A0C8B66" w14:textId="357DD4DD"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del w:id="98" w:author="Balázs Dán" w:date="2021-11-13T15:48:00Z">
        <w:r w:rsidDel="00721E78">
          <w:delText xml:space="preserve">php </w:delText>
        </w:r>
      </w:del>
      <w:ins w:id="99" w:author="Balázs Dán" w:date="2021-11-13T15:48:00Z">
        <w:r w:rsidR="00721E78">
          <w:t>PHP</w:t>
        </w:r>
        <w:r w:rsidR="00721E78">
          <w:t xml:space="preserve"> </w:t>
        </w:r>
      </w:ins>
      <w:r>
        <w:t>példa</w:t>
      </w:r>
      <w:ins w:id="100" w:author="Balázs Dán" w:date="2021-11-13T17:13:00Z">
        <w:r w:rsidR="00B26D20">
          <w:t xml:space="preserve"> </w:t>
        </w:r>
        <w:r w:rsidR="00B26D20">
          <w:fldChar w:fldCharType="begin"/>
        </w:r>
        <w:r w:rsidR="00B26D20">
          <w:instrText xml:space="preserve"> REF _Ref87371413 \r \h </w:instrText>
        </w:r>
      </w:ins>
      <w:r w:rsidR="00B26D20">
        <w:fldChar w:fldCharType="separate"/>
      </w:r>
      <w:ins w:id="101" w:author="Balázs Dán" w:date="2021-11-13T17:13:00Z">
        <w:r w:rsidR="00B26D20">
          <w:t>[</w:t>
        </w:r>
        <w:r w:rsidR="00B26D20">
          <w:t>9</w:t>
        </w:r>
        <w:r w:rsidR="00B26D20">
          <w:t>]</w:t>
        </w:r>
        <w:r w:rsidR="00B26D20">
          <w:fldChar w:fldCharType="end"/>
        </w:r>
      </w:ins>
    </w:p>
    <w:p w14:paraId="0E4CAC89" w14:textId="77777777" w:rsidR="00D57497" w:rsidRDefault="00D57497" w:rsidP="003C2D3F">
      <w:pPr>
        <w:pStyle w:val="Szvegtrzs"/>
        <w:ind w:firstLine="0"/>
      </w:pPr>
    </w:p>
    <w:p w14:paraId="2E83CD80" w14:textId="0D99660A"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del w:id="102" w:author="Balázs Dán" w:date="2021-11-09T17:31:00Z">
        <w:r w:rsidRPr="005C5404" w:rsidDel="00CB6136">
          <w:delText>"</w:delText>
        </w:r>
      </w:del>
      <w:ins w:id="103" w:author="Balázs Dán" w:date="2021-11-09T17:31:00Z">
        <w:r w:rsidR="00CB6136">
          <w:t>„</w:t>
        </w:r>
      </w:ins>
      <w:r w:rsidRPr="005C5404">
        <w:t>valamit</w:t>
      </w:r>
      <w:del w:id="104" w:author="Balázs Dán" w:date="2021-11-09T17:31:00Z">
        <w:r w:rsidRPr="005C5404" w:rsidDel="00CB6136">
          <w:delText>"</w:delText>
        </w:r>
      </w:del>
      <w:ins w:id="105" w:author="Balázs Dán" w:date="2021-11-09T17:31:00Z">
        <w:r w:rsidR="00CB6136">
          <w:t>”</w:t>
        </w:r>
      </w:ins>
      <w:r w:rsidRPr="005C5404">
        <w:t xml:space="preserve"> tesz (ebben az esetben a </w:t>
      </w:r>
      <w:del w:id="106" w:author="Balázs Dán" w:date="2021-11-09T17:31:00Z">
        <w:r w:rsidRPr="005C5404" w:rsidDel="00CB6136">
          <w:delText>"</w:delText>
        </w:r>
      </w:del>
      <w:ins w:id="107" w:author="Balázs Dán" w:date="2021-11-09T17:31:00Z">
        <w:r w:rsidR="00CB6136">
          <w:t>„</w:t>
        </w:r>
      </w:ins>
      <w:r>
        <w:t>Hi</w:t>
      </w:r>
      <w:r w:rsidRPr="005C5404">
        <w:t>,</w:t>
      </w:r>
      <w:r>
        <w:t xml:space="preserve"> I’m a PHP script</w:t>
      </w:r>
      <w:r w:rsidRPr="005C5404">
        <w:t>!</w:t>
      </w:r>
      <w:del w:id="108" w:author="Balázs Dán" w:date="2021-11-09T17:31:00Z">
        <w:r w:rsidRPr="005C5404" w:rsidDel="00CB6136">
          <w:delText>"</w:delText>
        </w:r>
      </w:del>
      <w:ins w:id="109" w:author="Balázs Dán" w:date="2021-11-09T17:31:00Z">
        <w:r w:rsidR="00CB6136">
          <w:t>”</w:t>
        </w:r>
      </w:ins>
      <w:r w:rsidRPr="005C5404">
        <w:t xml:space="preserve"> Kimenet). A PHP kódot speciális kezdő és befejező feldolgozási utasítások &lt;?</w:t>
      </w:r>
      <w:del w:id="110" w:author="Balázs Dán" w:date="2021-11-13T15:48:00Z">
        <w:r w:rsidRPr="005C5404" w:rsidDel="00721E78">
          <w:delText xml:space="preserve">Php </w:delText>
        </w:r>
      </w:del>
      <w:ins w:id="111" w:author="Balázs Dán" w:date="2021-11-13T15:48:00Z">
        <w:r w:rsidR="00721E78">
          <w:t>PHP</w:t>
        </w:r>
        <w:r w:rsidR="00721E78" w:rsidRPr="005C5404">
          <w:t xml:space="preserve"> </w:t>
        </w:r>
      </w:ins>
      <w:r w:rsidRPr="005C5404">
        <w:t xml:space="preserve">és?&gt; </w:t>
      </w:r>
      <w:r>
        <w:t>t</w:t>
      </w:r>
      <w:r w:rsidRPr="005C5404">
        <w:t xml:space="preserve">artalmazzák, amelyek lehetővé teszik a </w:t>
      </w:r>
      <w:del w:id="112" w:author="Balázs Dán" w:date="2021-11-09T17:31:00Z">
        <w:r w:rsidRPr="005C5404" w:rsidDel="00CB6136">
          <w:delText>"</w:delText>
        </w:r>
      </w:del>
      <w:ins w:id="113" w:author="Balázs Dán" w:date="2021-11-09T17:31:00Z">
        <w:r w:rsidR="00CB6136">
          <w:t>„</w:t>
        </w:r>
      </w:ins>
      <w:r w:rsidRPr="005C5404">
        <w:t>PHP mód</w:t>
      </w:r>
      <w:del w:id="114" w:author="Balázs Dán" w:date="2021-11-09T17:31:00Z">
        <w:r w:rsidRPr="005C5404" w:rsidDel="00CB6136">
          <w:delText>"</w:delText>
        </w:r>
      </w:del>
      <w:ins w:id="115" w:author="Balázs Dán" w:date="2021-11-09T17:31:00Z">
        <w:r w:rsidR="00CB6136">
          <w:t>”</w:t>
        </w:r>
      </w:ins>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264AF526" w:rsidR="00D57497" w:rsidRDefault="00D57497" w:rsidP="003C2D3F">
      <w:pPr>
        <w:pStyle w:val="Szvegtrzs"/>
      </w:pPr>
      <w:r>
        <w:t xml:space="preserve">Telepítéshez először is le kell tölteni a </w:t>
      </w:r>
      <w:del w:id="116" w:author="Balázs Dán" w:date="2021-11-13T15:48:00Z">
        <w:r w:rsidDel="00721E78">
          <w:delText>php</w:delText>
        </w:r>
      </w:del>
      <w:ins w:id="117" w:author="Balázs Dán" w:date="2021-11-13T15:48:00Z">
        <w:r w:rsidR="00721E78">
          <w:t>PHP</w:t>
        </w:r>
      </w:ins>
      <w:r>
        <w:t xml:space="preserve">-t a </w:t>
      </w:r>
      <w:del w:id="118" w:author="Dr. Kocsis Gergely" w:date="2021-11-07T20:45:00Z">
        <w:r w:rsidDel="008206D0">
          <w:delText xml:space="preserve">php </w:delText>
        </w:r>
      </w:del>
      <w:ins w:id="119" w:author="Dr. Kocsis Gergely" w:date="2021-11-07T20:45:00Z">
        <w:r w:rsidR="008206D0">
          <w:t xml:space="preserve">PHP </w:t>
        </w:r>
      </w:ins>
      <w:r>
        <w:t xml:space="preserve">főoldaláról. Az én operációs rendszerem 64-bites, ezért én a legújabb verziójú </w:t>
      </w:r>
      <w:r w:rsidRPr="008206D0">
        <w:rPr>
          <w:rFonts w:ascii="Consolas" w:hAnsi="Consolas"/>
          <w:sz w:val="22"/>
          <w:szCs w:val="22"/>
          <w:rPrChange w:id="120" w:author="Dr. Kocsis Gergely" w:date="2021-11-07T20:45:00Z">
            <w:rPr/>
          </w:rPrChange>
        </w:rPr>
        <w:t>.zip</w:t>
      </w:r>
      <w:r w:rsidRPr="008206D0">
        <w:rPr>
          <w:sz w:val="22"/>
          <w:szCs w:val="22"/>
          <w:rPrChange w:id="121" w:author="Dr. Kocsis Gergely" w:date="2021-11-07T20:45:00Z">
            <w:rPr/>
          </w:rPrChange>
        </w:rPr>
        <w:t xml:space="preserve"> </w:t>
      </w:r>
      <w:r>
        <w:t xml:space="preserve">fájlt töltöttem le. Ezt az egyszerűség kedvéért kicsomagoltam a </w:t>
      </w:r>
      <w:r w:rsidRPr="008206D0">
        <w:rPr>
          <w:rFonts w:ascii="Consolas" w:hAnsi="Consolas"/>
          <w:sz w:val="22"/>
          <w:szCs w:val="22"/>
          <w:rPrChange w:id="122" w:author="Dr. Kocsis Gergely" w:date="2021-11-07T20:45:00Z">
            <w:rPr/>
          </w:rPrChange>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6">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6231AA28" w:rsidR="00D57497" w:rsidRDefault="00D57497" w:rsidP="003C2D3F">
      <w:pPr>
        <w:pStyle w:val="Szvegtrzs"/>
        <w:ind w:firstLine="0"/>
      </w:pPr>
      <w:r>
        <w:lastRenderedPageBreak/>
        <w:t xml:space="preserve">Erre azért volt szükség, hogy definiáljam a </w:t>
      </w:r>
      <w:r w:rsidRPr="005210D8">
        <w:rPr>
          <w:rFonts w:ascii="Consolas" w:hAnsi="Consolas"/>
          <w:sz w:val="22"/>
          <w:szCs w:val="22"/>
          <w:rPrChange w:id="123" w:author="Dr. Kocsis Gergely" w:date="2021-11-07T20:48:00Z">
            <w:rPr/>
          </w:rPrChange>
        </w:rPr>
        <w:t>root directory</w:t>
      </w:r>
      <w:r>
        <w:t xml:space="preserve">-t a Windows számára, hogy melyik mappában helyezkedik el a </w:t>
      </w:r>
      <w:del w:id="124" w:author="Balázs Dán" w:date="2021-11-13T15:49:00Z">
        <w:r w:rsidDel="00721E78">
          <w:delText>php</w:delText>
        </w:r>
      </w:del>
      <w:ins w:id="125" w:author="Balázs Dán" w:date="2021-11-13T15:49:00Z">
        <w:r w:rsidR="00721E78">
          <w:t>PHP</w:t>
        </w:r>
      </w:ins>
      <w:r>
        <w:t>-m. Ellenőrzésképp, hogy jól adtuk meg a rendszerváltozót, megnyitva a terminált, lefuttattam az alábbi parancsot:</w:t>
      </w:r>
    </w:p>
    <w:p w14:paraId="0D8CFED5" w14:textId="4440FDBD" w:rsidR="00D57497" w:rsidRPr="003F56FA"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Change w:id="126" w:author="Dr. Kocsis Gergely" w:date="2021-11-07T20:47: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6235" w:firstLine="0"/>
          </w:pPr>
        </w:pPrChange>
      </w:pPr>
      <w:r w:rsidRPr="003F56FA">
        <w:rPr>
          <w:color w:val="000000" w:themeColor="text1"/>
        </w:rPr>
        <w:t>echo %PATH%</w:t>
      </w:r>
    </w:p>
    <w:p w14:paraId="7518EC92" w14:textId="55CA1698" w:rsidR="00D57497" w:rsidRDefault="00D57497" w:rsidP="003C2D3F">
      <w:pPr>
        <w:pStyle w:val="Szvegtrzs"/>
        <w:ind w:firstLine="0"/>
      </w:pPr>
      <w:r>
        <w:t xml:space="preserve">Ezzel </w:t>
      </w:r>
      <w:del w:id="127" w:author="Dr. Kocsis Gergely" w:date="2021-11-07T20:48:00Z">
        <w:r w:rsidDel="005210D8">
          <w:delText xml:space="preserve">kiirattam </w:delText>
        </w:r>
      </w:del>
      <w:ins w:id="128" w:author="Dr. Kocsis Gergely" w:date="2021-11-07T20:48:00Z">
        <w:r w:rsidR="005210D8">
          <w:t xml:space="preserve">kiírattam </w:t>
        </w:r>
      </w:ins>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5210D8"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Change w:id="129" w:author="Dr. Kocsis Gergely" w:date="2021-11-07T20:48:00Z">
            <w:rPr/>
          </w:rPrChange>
        </w:rPr>
        <w:pPrChange w:id="130" w:author="Dr. Kocsis Gergely" w:date="2021-11-07T20:48: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7227" w:firstLine="0"/>
          </w:pPr>
        </w:pPrChange>
      </w:pPr>
      <w:r w:rsidRPr="005210D8">
        <w:rPr>
          <w:color w:val="000000" w:themeColor="text1"/>
          <w:rPrChange w:id="131" w:author="Dr. Kocsis Gergely" w:date="2021-11-07T20:48:00Z">
            <w:rPr/>
          </w:rPrChange>
        </w:rPr>
        <w:t>php -v</w:t>
      </w:r>
    </w:p>
    <w:p w14:paraId="4AACF0A2" w14:textId="263DE3A4" w:rsidR="00D57497" w:rsidRDefault="00D57497" w:rsidP="003C2D3F">
      <w:pPr>
        <w:pStyle w:val="Szvegtrzs"/>
        <w:ind w:firstLine="0"/>
      </w:pPr>
      <w:r>
        <w:t>Mivel a terminál ki</w:t>
      </w:r>
      <w:ins w:id="132" w:author="Dr. Kocsis Gergely" w:date="2021-11-07T22:03:00Z">
        <w:r w:rsidR="005210D8">
          <w:t>í</w:t>
        </w:r>
      </w:ins>
      <w:del w:id="133" w:author="Dr. Kocsis Gergely" w:date="2021-11-07T22:03:00Z">
        <w:r w:rsidDel="005210D8">
          <w:delText>i</w:delText>
        </w:r>
      </w:del>
      <w:r>
        <w:t xml:space="preserve">ratott egy verziószámot és arra vonatkozó egyéb információkat, megbizonyosodtam róla, hogy megfelelően telepítettem fel a </w:t>
      </w:r>
      <w:commentRangeStart w:id="134"/>
      <w:del w:id="135" w:author="Balázs Dán" w:date="2021-11-13T15:49:00Z">
        <w:r w:rsidDel="00721E78">
          <w:delText>php</w:delText>
        </w:r>
        <w:commentRangeEnd w:id="134"/>
        <w:r w:rsidR="005210D8" w:rsidDel="00721E78">
          <w:rPr>
            <w:rStyle w:val="Jegyzethivatkozs"/>
          </w:rPr>
          <w:commentReference w:id="134"/>
        </w:r>
      </w:del>
      <w:ins w:id="136" w:author="Balázs Dán" w:date="2021-11-13T15:49:00Z">
        <w:r w:rsidR="00721E78">
          <w:t>PHP</w:t>
        </w:r>
      </w:ins>
      <w:r>
        <w:t>-t.</w:t>
      </w:r>
    </w:p>
    <w:p w14:paraId="67985363" w14:textId="7DA16648" w:rsidR="00D57497" w:rsidRDefault="00D57497" w:rsidP="003C2D3F">
      <w:pPr>
        <w:pStyle w:val="Szvegtrzs"/>
        <w:ind w:firstLine="426"/>
      </w:pPr>
      <w:r>
        <w:t xml:space="preserve">Szakdolgozatom írása alatt az összes </w:t>
      </w:r>
      <w:del w:id="137" w:author="Balázs Dán" w:date="2021-11-13T15:49:00Z">
        <w:r w:rsidDel="00721E78">
          <w:delText xml:space="preserve">php </w:delText>
        </w:r>
      </w:del>
      <w:ins w:id="138" w:author="Balázs Dán" w:date="2021-11-13T15:49:00Z">
        <w:r w:rsidR="00721E78">
          <w:t>PHP</w:t>
        </w:r>
        <w:r w:rsidR="00721E78">
          <w:t xml:space="preserve"> </w:t>
        </w:r>
      </w:ins>
      <w:r>
        <w:t xml:space="preserve">backend fájlt </w:t>
      </w:r>
      <w:del w:id="139" w:author="Dr. Kocsis Gergely" w:date="2021-11-07T22:04:00Z">
        <w:r w:rsidDel="008816CB">
          <w:delText>-</w:delText>
        </w:r>
      </w:del>
      <w:ins w:id="140" w:author="Dr. Kocsis Gergely" w:date="2021-11-07T22:04:00Z">
        <w:r w:rsidR="008816CB">
          <w:t xml:space="preserve">– </w:t>
        </w:r>
      </w:ins>
      <w:r>
        <w:t xml:space="preserve">későbbiekben a frontend </w:t>
      </w:r>
      <w:del w:id="141" w:author="Balázs Dán" w:date="2021-11-09T17:31:00Z">
        <w:r w:rsidDel="00CB6136">
          <w:delText>HTTP</w:delText>
        </w:r>
      </w:del>
      <w:ins w:id="142" w:author="Balázs Dán" w:date="2021-11-09T17:31:00Z">
        <w:r w:rsidR="00CB6136">
          <w:t>http</w:t>
        </w:r>
      </w:ins>
      <w:r>
        <w:t xml:space="preserve"> kéréseket is- a Postman alkalmazással teszteltem le. </w:t>
      </w:r>
      <w:r w:rsidRPr="00CA591E">
        <w:t>A Postman egy API tesztelésre használt alkalmazás</w:t>
      </w:r>
      <w:ins w:id="143" w:author="Balázs Dán" w:date="2021-11-13T17:18:00Z">
        <w:r w:rsidR="00B26D20">
          <w:t xml:space="preserve"> </w:t>
        </w:r>
        <w:r w:rsidR="00B26D20">
          <w:fldChar w:fldCharType="begin"/>
        </w:r>
        <w:r w:rsidR="00B26D20">
          <w:instrText xml:space="preserve"> REF _Ref87371555 \r \h </w:instrText>
        </w:r>
      </w:ins>
      <w:r w:rsidR="00B26D20">
        <w:fldChar w:fldCharType="separate"/>
      </w:r>
      <w:ins w:id="144" w:author="Balázs Dán" w:date="2021-11-13T17:18:00Z">
        <w:r w:rsidR="00B26D20">
          <w:t>[10]</w:t>
        </w:r>
        <w:r w:rsidR="00B26D20">
          <w:fldChar w:fldCharType="end"/>
        </w:r>
      </w:ins>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3CB0BFE1" w:rsidR="00D57497" w:rsidRDefault="00D57497" w:rsidP="003C2D3F">
      <w:pPr>
        <w:pStyle w:val="Szvegtrzs"/>
      </w:pPr>
      <w:r w:rsidRPr="00931325">
        <w:t xml:space="preserve">Az XAMPP </w:t>
      </w:r>
      <w:del w:id="145" w:author="Dr. Kocsis Gergely" w:date="2021-11-07T22:04:00Z">
        <w:r w:rsidRPr="00931325" w:rsidDel="002C6B5C">
          <w:delText>az egyik</w:delText>
        </w:r>
      </w:del>
      <w:ins w:id="146" w:author="Dr. Kocsis Gergely" w:date="2021-11-07T22:04:00Z">
        <w:r w:rsidR="002C6B5C">
          <w:t>egy</w:t>
        </w:r>
      </w:ins>
      <w:r w:rsidRPr="00931325">
        <w:t xml:space="preserve"> széles körben használt platformok közötti webszerver, amely segít a fejlesztőknek programjaik helyi webszerveren történő létrehozásában és tesztelésében</w:t>
      </w:r>
      <w:ins w:id="147" w:author="Balázs Dán" w:date="2021-11-13T17:19:00Z">
        <w:r w:rsidR="00B26D20">
          <w:t xml:space="preserve"> </w:t>
        </w:r>
        <w:r w:rsidR="00B26D20">
          <w:fldChar w:fldCharType="begin"/>
        </w:r>
        <w:r w:rsidR="00B26D20">
          <w:instrText xml:space="preserve"> REF _Ref87371646 \r \h </w:instrText>
        </w:r>
      </w:ins>
      <w:r w:rsidR="00B26D20">
        <w:fldChar w:fldCharType="separate"/>
      </w:r>
      <w:ins w:id="148" w:author="Balázs Dán" w:date="2021-11-13T17:19:00Z">
        <w:r w:rsidR="00B26D20">
          <w:t>[11]</w:t>
        </w:r>
        <w:r w:rsidR="00B26D20">
          <w:fldChar w:fldCharType="end"/>
        </w:r>
      </w:ins>
      <w:r w:rsidRPr="00931325">
        <w:t xml:space="preserve">. Az Apache Friends fejlesztette ki, és natív forráskódját </w:t>
      </w:r>
      <w:del w:id="149" w:author="Dr. Kocsis Gergely" w:date="2021-11-07T22:04:00Z">
        <w:r w:rsidRPr="00931325" w:rsidDel="002C6B5C">
          <w:delText>a közönség</w:delText>
        </w:r>
      </w:del>
      <w:ins w:id="150" w:author="Dr. Kocsis Gergely" w:date="2021-11-07T22:04:00Z">
        <w:r w:rsidR="002C6B5C">
          <w:t>b</w:t>
        </w:r>
      </w:ins>
      <w:ins w:id="151" w:author="Dr. Kocsis Gergely" w:date="2021-11-07T22:05:00Z">
        <w:r w:rsidR="002C6B5C">
          <w:t>árki</w:t>
        </w:r>
      </w:ins>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7">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33ED6F37"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ins w:id="152" w:author="Balázs Dán" w:date="2021-11-13T17:19:00Z">
        <w:r w:rsidR="004A00E0">
          <w:t xml:space="preserve"> </w:t>
        </w:r>
        <w:r w:rsidR="004A00E0">
          <w:fldChar w:fldCharType="begin"/>
        </w:r>
        <w:r w:rsidR="004A00E0">
          <w:instrText xml:space="preserve"> REF _Ref87371750 \r \h </w:instrText>
        </w:r>
      </w:ins>
      <w:r w:rsidR="004A00E0">
        <w:fldChar w:fldCharType="separate"/>
      </w:r>
      <w:ins w:id="153" w:author="Balázs Dán" w:date="2021-11-13T17:19:00Z">
        <w:r w:rsidR="004A00E0">
          <w:t>[12]</w:t>
        </w:r>
        <w:r w:rsidR="004A00E0">
          <w:fldChar w:fldCharType="end"/>
        </w:r>
      </w:ins>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ins w:id="154" w:author="Balázs Dán" w:date="2021-11-13T17:20:00Z">
        <w:r w:rsidR="004A00E0">
          <w:t xml:space="preserve"> </w:t>
        </w:r>
        <w:r w:rsidR="004A00E0">
          <w:fldChar w:fldCharType="begin"/>
        </w:r>
        <w:r w:rsidR="004A00E0">
          <w:instrText xml:space="preserve"> REF _Ref87372183 \r \h </w:instrText>
        </w:r>
      </w:ins>
      <w:r w:rsidR="004A00E0">
        <w:fldChar w:fldCharType="separate"/>
      </w:r>
      <w:ins w:id="155" w:author="Balázs Dán" w:date="2021-11-13T17:20:00Z">
        <w:r w:rsidR="004A00E0">
          <w:t>[13]</w:t>
        </w:r>
        <w:r w:rsidR="004A00E0">
          <w:fldChar w:fldCharType="end"/>
        </w:r>
      </w:ins>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0F61BDF4"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ins w:id="156" w:author="Balázs Dán" w:date="2021-11-13T17:20:00Z">
        <w:r w:rsidR="004A00E0">
          <w:t xml:space="preserve"> </w:t>
        </w:r>
        <w:r w:rsidR="004A00E0">
          <w:fldChar w:fldCharType="begin"/>
        </w:r>
        <w:r w:rsidR="004A00E0">
          <w:instrText xml:space="preserve"> REF _Ref87372214 \r \h </w:instrText>
        </w:r>
      </w:ins>
      <w:r w:rsidR="004A00E0">
        <w:fldChar w:fldCharType="separate"/>
      </w:r>
      <w:ins w:id="157" w:author="Balázs Dán" w:date="2021-11-13T17:20:00Z">
        <w:r w:rsidR="004A00E0">
          <w:t>[14]</w:t>
        </w:r>
        <w:r w:rsidR="004A00E0">
          <w:fldChar w:fldCharType="end"/>
        </w:r>
      </w:ins>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9">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4081E20A"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ins w:id="158" w:author="Dr. Kocsis Gergely" w:date="2021-11-07T22:12:00Z">
        <w:r w:rsidR="007226D2">
          <w:t xml:space="preserve"> </w:t>
        </w:r>
      </w:ins>
      <w:r>
        <w:t xml:space="preserve">Hozzáadtam az </w:t>
      </w:r>
      <w:r w:rsidRPr="00864198">
        <w:rPr>
          <w:rFonts w:ascii="Consolas" w:hAnsi="Consolas"/>
          <w:sz w:val="22"/>
          <w:szCs w:val="22"/>
          <w:rPrChange w:id="159" w:author="Dr. Kocsis Gergely" w:date="2021-11-07T22:12:00Z">
            <w:rPr/>
          </w:rPrChange>
        </w:rPr>
        <w:t>ANDROID_HOME</w:t>
      </w:r>
      <w:r w:rsidRPr="00864198">
        <w:rPr>
          <w:sz w:val="22"/>
          <w:szCs w:val="22"/>
          <w:rPrChange w:id="160" w:author="Dr. Kocsis Gergely" w:date="2021-11-07T22:12:00Z">
            <w:rPr/>
          </w:rPrChange>
        </w:rPr>
        <w:t xml:space="preserve"> </w:t>
      </w:r>
      <w:r>
        <w:t xml:space="preserve">környezeti </w:t>
      </w:r>
      <w:del w:id="161" w:author="Dr. Kocsis Gergely" w:date="2021-11-07T22:12:00Z">
        <w:r w:rsidDel="00864198">
          <w:delText xml:space="preserve">váltózót </w:delText>
        </w:r>
      </w:del>
      <w:ins w:id="162" w:author="Dr. Kocsis Gergely" w:date="2021-11-07T22:12:00Z">
        <w:r w:rsidR="00864198">
          <w:t xml:space="preserve">változót </w:t>
        </w:r>
      </w:ins>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7D417B">
        <w:rPr>
          <w:rFonts w:ascii="Consolas" w:hAnsi="Consolas"/>
          <w:sz w:val="22"/>
          <w:szCs w:val="22"/>
          <w:shd w:val="clear" w:color="auto" w:fill="FFFFFF" w:themeFill="background1"/>
          <w:rPrChange w:id="163" w:author="Dr. Kocsis Gergely" w:date="2021-11-07T22:13:00Z">
            <w:rPr>
              <w:shd w:val="clear" w:color="auto" w:fill="FFFFFF" w:themeFill="background1"/>
            </w:rPr>
          </w:rPrChange>
        </w:rPr>
        <w:t>cd</w:t>
      </w:r>
      <w:r>
        <w:rPr>
          <w:shd w:val="clear" w:color="auto" w:fill="FFFFFF" w:themeFill="background1"/>
        </w:rPr>
        <w:t>”</w:t>
      </w:r>
      <w:r>
        <w:t xml:space="preserve"> paranccsal, így a „</w:t>
      </w:r>
      <w:r w:rsidRPr="007D417B">
        <w:rPr>
          <w:rFonts w:ascii="Consolas" w:hAnsi="Consolas"/>
          <w:sz w:val="22"/>
          <w:szCs w:val="22"/>
          <w:rPrChange w:id="164" w:author="Dr. Kocsis Gergely" w:date="2021-11-07T22:13:00Z">
            <w:rPr/>
          </w:rPrChange>
        </w:rPr>
        <w:t>C:\Users\dnbal\</w:t>
      </w:r>
      <w:r>
        <w:t>” könyvtárban hozta létre a „</w:t>
      </w:r>
      <w:r w:rsidRPr="007D417B">
        <w:rPr>
          <w:rFonts w:ascii="Consolas" w:hAnsi="Consolas"/>
          <w:sz w:val="22"/>
          <w:szCs w:val="22"/>
          <w:rPrChange w:id="165" w:author="Dr. Kocsis Gergely" w:date="2021-11-07T22:13:00Z">
            <w:rPr/>
          </w:rPrChange>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7DFAA62E" w:rsidR="00D57497" w:rsidRPr="005C0DE4" w:rsidRDefault="00D57497" w:rsidP="003C2D3F">
      <w:pPr>
        <w:pStyle w:val="Szvegtrzs"/>
        <w:ind w:firstLine="426"/>
      </w:pPr>
      <w:r>
        <w:t>Ezekkel a lépésekkel gyakorlatilag befejeződött a React Native beüzemelésének folyamata, a projekt</w:t>
      </w:r>
      <w:del w:id="166" w:author="Balázs Dán" w:date="2021-11-09T16:05:00Z">
        <w:r w:rsidDel="00E069D9">
          <w:delText>et</w:delText>
        </w:r>
      </w:del>
      <w:r>
        <w:t xml:space="preserve">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del w:id="167" w:author="Balázs Dán" w:date="2021-11-09T17:31:00Z">
        <w:r w:rsidRPr="000957ED" w:rsidDel="00CB6136">
          <w:rPr>
            <w:bdr w:val="single" w:sz="4" w:space="0" w:color="auto"/>
            <w:shd w:val="clear" w:color="auto" w:fill="E7E6E6" w:themeFill="background2"/>
          </w:rPr>
          <w:delText>al</w:delText>
        </w:r>
      </w:del>
      <w:ins w:id="168" w:author="Balázs Dán" w:date="2021-11-09T17:31:00Z">
        <w:r w:rsidR="00CB6136">
          <w:rPr>
            <w:bdr w:val="single" w:sz="4" w:space="0" w:color="auto"/>
            <w:shd w:val="clear" w:color="auto" w:fill="E7E6E6" w:themeFill="background2"/>
          </w:rPr>
          <w:t>–</w:t>
        </w:r>
      </w:ins>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16B452B1"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ins w:id="169" w:author="Dr. Kocsis Gergely" w:date="2021-11-07T22:16:00Z">
        <w:r w:rsidR="00831841">
          <w:t xml:space="preserve"> </w:t>
        </w:r>
      </w:ins>
      <w:r>
        <w:t>Arduino vagy Applikáció</w:t>
      </w:r>
      <w:ins w:id="170" w:author="Dr. Kocsis Gergely" w:date="2021-11-07T22:16:00Z">
        <w:r w:rsidR="00831841">
          <w:t xml:space="preserve"> </w:t>
        </w:r>
      </w:ins>
      <w:r>
        <w:t>– is feltölti az adattáblába. Adatbázison kívüli RFID azonosítót nem fog elmenteni a logs-ba. Figyelembevéve, hogy egy háztartásban felt</w:t>
      </w:r>
      <w:ins w:id="171" w:author="Dr. Kocsis Gergely" w:date="2021-11-07T22:16:00Z">
        <w:r w:rsidR="00831841">
          <w:t>e</w:t>
        </w:r>
      </w:ins>
      <w:r>
        <w:t>het</w:t>
      </w:r>
      <w:del w:id="172" w:author="Dr. Kocsis Gergely" w:date="2021-11-07T22:16:00Z">
        <w:r w:rsidDel="00831841">
          <w:delText>et</w:delText>
        </w:r>
      </w:del>
      <w:r>
        <w: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792FEBBA"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ins w:id="173" w:author="Balázs Dán" w:date="2021-11-13T17:20:00Z">
        <w:r w:rsidR="004A00E0">
          <w:t xml:space="preserve"> </w:t>
        </w:r>
        <w:r w:rsidR="004A00E0">
          <w:fldChar w:fldCharType="begin"/>
        </w:r>
        <w:r w:rsidR="004A00E0">
          <w:instrText xml:space="preserve"> REF _Ref87372527 \r \h </w:instrText>
        </w:r>
      </w:ins>
      <w:r w:rsidR="004A00E0">
        <w:fldChar w:fldCharType="separate"/>
      </w:r>
      <w:ins w:id="174" w:author="Balázs Dán" w:date="2021-11-13T17:20:00Z">
        <w:r w:rsidR="004A00E0">
          <w:t>[1</w:t>
        </w:r>
        <w:r w:rsidR="004A00E0">
          <w:t>5</w:t>
        </w:r>
        <w:r w:rsidR="004A00E0">
          <w:t>]</w:t>
        </w:r>
        <w:r w:rsidR="004A00E0">
          <w:fldChar w:fldCharType="end"/>
        </w:r>
      </w:ins>
      <w:r>
        <w:t>:</w:t>
      </w:r>
    </w:p>
    <w:p w14:paraId="4112E129" w14:textId="55FC911F" w:rsidR="00D57497" w:rsidRDefault="00D57497" w:rsidP="003C2D3F">
      <w:pPr>
        <w:pStyle w:val="Szvegtrzs"/>
        <w:ind w:firstLine="0"/>
        <w:jc w:val="center"/>
        <w:rPr>
          <w:ins w:id="175" w:author="Balázs Dán" w:date="2021-11-13T17:36:00Z"/>
        </w:rP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ins w:id="176" w:author="Balázs Dán" w:date="2021-11-13T17:21:00Z">
        <w:r w:rsidR="004A00E0">
          <w:t xml:space="preserve"> </w:t>
        </w:r>
        <w:r w:rsidR="004A00E0">
          <w:fldChar w:fldCharType="begin"/>
        </w:r>
        <w:r w:rsidR="004A00E0">
          <w:instrText xml:space="preserve"> REF _Ref87372527 \r \h </w:instrText>
        </w:r>
      </w:ins>
      <w:r w:rsidR="004A00E0">
        <w:fldChar w:fldCharType="separate"/>
      </w:r>
      <w:ins w:id="177" w:author="Balázs Dán" w:date="2021-11-13T17:21:00Z">
        <w:r w:rsidR="004A00E0">
          <w:t>[15]</w:t>
        </w:r>
        <w:r w:rsidR="004A00E0">
          <w:fldChar w:fldCharType="end"/>
        </w:r>
      </w:ins>
    </w:p>
    <w:p w14:paraId="555841D4" w14:textId="77777777" w:rsidR="0087653A" w:rsidRDefault="0087653A" w:rsidP="0087653A">
      <w:pPr>
        <w:pStyle w:val="Szvegtrzs"/>
        <w:ind w:firstLine="0"/>
        <w:pPrChange w:id="178" w:author="Balázs Dán" w:date="2021-11-13T17:36:00Z">
          <w:pPr>
            <w:pStyle w:val="Szvegtrzs"/>
            <w:ind w:firstLine="0"/>
            <w:jc w:val="center"/>
          </w:pPr>
        </w:pPrChange>
      </w:pPr>
    </w:p>
    <w:p w14:paraId="0C54A688" w14:textId="639B7BDA" w:rsidR="00D57497" w:rsidRDefault="00D57497" w:rsidP="003C2D3F">
      <w:pPr>
        <w:pStyle w:val="Szvegtrzs"/>
        <w:rPr>
          <w:ins w:id="179" w:author="Balázs Dán" w:date="2021-11-13T17:29:00Z"/>
        </w:rPr>
      </w:pPr>
      <w:r>
        <w:t>Mivel én Arduino Mega-val rendelkezem, és az Arduino Uno, illetve Arduino Mega 2560 SPI pin-jeinek az elhelyezkedései különbözőek, ezért némi módosításra volt szükségem. A két Arduino Board SPI pin-jeinek az elhelyezkedése az alábbi táblázat szerint</w:t>
      </w:r>
      <w:ins w:id="180" w:author="Balázs Dán" w:date="2021-11-13T17:40:00Z">
        <w:r w:rsidR="0089514F">
          <w:t xml:space="preserve"> </w:t>
        </w:r>
        <w:r w:rsidR="00EA628A">
          <w:fldChar w:fldCharType="begin"/>
        </w:r>
        <w:r w:rsidR="00EA628A">
          <w:instrText xml:space="preserve"> REF _Ref87372652 \r \h </w:instrText>
        </w:r>
      </w:ins>
      <w:r w:rsidR="00EA628A">
        <w:fldChar w:fldCharType="separate"/>
      </w:r>
      <w:ins w:id="181" w:author="Balázs Dán" w:date="2021-11-13T17:40:00Z">
        <w:r w:rsidR="00EA628A">
          <w:t>[16]</w:t>
        </w:r>
        <w:r w:rsidR="00EA628A">
          <w:fldChar w:fldCharType="end"/>
        </w:r>
      </w:ins>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rPr>
                <w:moveTo w:id="182" w:author="Balázs Dán" w:date="2021-11-13T17:29:00Z"/>
              </w:rPr>
            </w:pPr>
            <w:moveToRangeStart w:id="183" w:author="Balázs Dán" w:date="2021-11-13T17:29:00Z" w:name="move87716988"/>
            <w:moveTo w:id="184" w:author="Balázs Dán" w:date="2021-11-13T17:29:00Z">
              <w:r>
                <w:t>Arduino/Genuino Board</w:t>
              </w:r>
            </w:moveTo>
          </w:p>
        </w:tc>
        <w:tc>
          <w:tcPr>
            <w:tcW w:w="1651" w:type="dxa"/>
            <w:vAlign w:val="center"/>
          </w:tcPr>
          <w:p w14:paraId="30445B76" w14:textId="77777777" w:rsidR="004A00E0" w:rsidRDefault="004A00E0" w:rsidP="000B4081">
            <w:pPr>
              <w:pStyle w:val="Szvegtrzs"/>
              <w:ind w:firstLine="0"/>
              <w:jc w:val="center"/>
              <w:rPr>
                <w:moveTo w:id="185" w:author="Balázs Dán" w:date="2021-11-13T17:29:00Z"/>
              </w:rPr>
            </w:pPr>
            <w:moveTo w:id="186" w:author="Balázs Dán" w:date="2021-11-13T17:29:00Z">
              <w:r>
                <w:t>MOSI</w:t>
              </w:r>
            </w:moveTo>
          </w:p>
        </w:tc>
        <w:tc>
          <w:tcPr>
            <w:tcW w:w="1652" w:type="dxa"/>
            <w:vAlign w:val="center"/>
          </w:tcPr>
          <w:p w14:paraId="49758D37" w14:textId="77777777" w:rsidR="004A00E0" w:rsidRDefault="004A00E0" w:rsidP="000B4081">
            <w:pPr>
              <w:pStyle w:val="Szvegtrzs"/>
              <w:ind w:firstLine="0"/>
              <w:jc w:val="center"/>
              <w:rPr>
                <w:moveTo w:id="187" w:author="Balázs Dán" w:date="2021-11-13T17:29:00Z"/>
              </w:rPr>
            </w:pPr>
            <w:moveTo w:id="188" w:author="Balázs Dán" w:date="2021-11-13T17:29:00Z">
              <w:r>
                <w:t>MISO</w:t>
              </w:r>
            </w:moveTo>
          </w:p>
        </w:tc>
        <w:tc>
          <w:tcPr>
            <w:tcW w:w="1645" w:type="dxa"/>
            <w:vAlign w:val="center"/>
          </w:tcPr>
          <w:p w14:paraId="3DB75E88" w14:textId="77777777" w:rsidR="004A00E0" w:rsidRDefault="004A00E0" w:rsidP="000B4081">
            <w:pPr>
              <w:pStyle w:val="Szvegtrzs"/>
              <w:ind w:firstLine="0"/>
              <w:jc w:val="center"/>
              <w:rPr>
                <w:moveTo w:id="189" w:author="Balázs Dán" w:date="2021-11-13T17:29:00Z"/>
              </w:rPr>
            </w:pPr>
            <w:moveTo w:id="190" w:author="Balázs Dán" w:date="2021-11-13T17:29:00Z">
              <w:r>
                <w:t>SCK</w:t>
              </w:r>
            </w:moveTo>
          </w:p>
        </w:tc>
        <w:tc>
          <w:tcPr>
            <w:tcW w:w="1634" w:type="dxa"/>
            <w:vAlign w:val="center"/>
          </w:tcPr>
          <w:p w14:paraId="3EB2624B" w14:textId="77777777" w:rsidR="004A00E0" w:rsidRDefault="004A00E0" w:rsidP="000B4081">
            <w:pPr>
              <w:pStyle w:val="Szvegtrzs"/>
              <w:ind w:firstLine="0"/>
              <w:jc w:val="center"/>
              <w:rPr>
                <w:moveTo w:id="191" w:author="Balázs Dán" w:date="2021-11-13T17:29:00Z"/>
              </w:rPr>
            </w:pPr>
            <w:moveTo w:id="192" w:author="Balázs Dán" w:date="2021-11-13T17:29:00Z">
              <w:r>
                <w:t>SS</w:t>
              </w:r>
            </w:moveTo>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rPr>
                <w:moveTo w:id="193" w:author="Balázs Dán" w:date="2021-11-13T17:29:00Z"/>
              </w:rPr>
            </w:pPr>
            <w:moveTo w:id="194" w:author="Balázs Dán" w:date="2021-11-13T17:29:00Z">
              <w:r>
                <w:t>Uno</w:t>
              </w:r>
            </w:moveTo>
          </w:p>
        </w:tc>
        <w:tc>
          <w:tcPr>
            <w:tcW w:w="1651" w:type="dxa"/>
            <w:vAlign w:val="center"/>
          </w:tcPr>
          <w:p w14:paraId="34BBBCAC" w14:textId="77777777" w:rsidR="004A00E0" w:rsidRDefault="004A00E0" w:rsidP="000B4081">
            <w:pPr>
              <w:pStyle w:val="Szvegtrzs"/>
              <w:ind w:firstLine="0"/>
              <w:jc w:val="center"/>
              <w:rPr>
                <w:moveTo w:id="195" w:author="Balázs Dán" w:date="2021-11-13T17:29:00Z"/>
              </w:rPr>
            </w:pPr>
            <w:moveTo w:id="196" w:author="Balázs Dán" w:date="2021-11-13T17:29:00Z">
              <w:r>
                <w:t>11</w:t>
              </w:r>
            </w:moveTo>
          </w:p>
        </w:tc>
        <w:tc>
          <w:tcPr>
            <w:tcW w:w="1652" w:type="dxa"/>
            <w:vAlign w:val="center"/>
          </w:tcPr>
          <w:p w14:paraId="2141D34D" w14:textId="77777777" w:rsidR="004A00E0" w:rsidRDefault="004A00E0" w:rsidP="000B4081">
            <w:pPr>
              <w:pStyle w:val="Szvegtrzs"/>
              <w:ind w:firstLine="0"/>
              <w:jc w:val="center"/>
              <w:rPr>
                <w:moveTo w:id="197" w:author="Balázs Dán" w:date="2021-11-13T17:29:00Z"/>
              </w:rPr>
            </w:pPr>
            <w:moveTo w:id="198" w:author="Balázs Dán" w:date="2021-11-13T17:29:00Z">
              <w:r>
                <w:t>12</w:t>
              </w:r>
            </w:moveTo>
          </w:p>
        </w:tc>
        <w:tc>
          <w:tcPr>
            <w:tcW w:w="1645" w:type="dxa"/>
            <w:vAlign w:val="center"/>
          </w:tcPr>
          <w:p w14:paraId="7553E904" w14:textId="77777777" w:rsidR="004A00E0" w:rsidRDefault="004A00E0" w:rsidP="000B4081">
            <w:pPr>
              <w:pStyle w:val="Szvegtrzs"/>
              <w:ind w:firstLine="0"/>
              <w:jc w:val="center"/>
              <w:rPr>
                <w:moveTo w:id="199" w:author="Balázs Dán" w:date="2021-11-13T17:29:00Z"/>
              </w:rPr>
            </w:pPr>
            <w:moveTo w:id="200" w:author="Balázs Dán" w:date="2021-11-13T17:29:00Z">
              <w:r>
                <w:t>13</w:t>
              </w:r>
            </w:moveTo>
          </w:p>
        </w:tc>
        <w:tc>
          <w:tcPr>
            <w:tcW w:w="1634" w:type="dxa"/>
            <w:vAlign w:val="center"/>
          </w:tcPr>
          <w:p w14:paraId="2F1F3990" w14:textId="77777777" w:rsidR="004A00E0" w:rsidRDefault="004A00E0" w:rsidP="000B4081">
            <w:pPr>
              <w:pStyle w:val="Szvegtrzs"/>
              <w:ind w:firstLine="0"/>
              <w:jc w:val="center"/>
              <w:rPr>
                <w:moveTo w:id="201" w:author="Balázs Dán" w:date="2021-11-13T17:29:00Z"/>
              </w:rPr>
            </w:pPr>
            <w:moveTo w:id="202" w:author="Balázs Dán" w:date="2021-11-13T17:29:00Z">
              <w:r>
                <w:t>10</w:t>
              </w:r>
            </w:moveTo>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rPr>
                <w:moveTo w:id="203" w:author="Balázs Dán" w:date="2021-11-13T17:29:00Z"/>
              </w:rPr>
            </w:pPr>
            <w:moveTo w:id="204" w:author="Balázs Dán" w:date="2021-11-13T17:29:00Z">
              <w:r>
                <w:t>Mega2560</w:t>
              </w:r>
            </w:moveTo>
          </w:p>
        </w:tc>
        <w:tc>
          <w:tcPr>
            <w:tcW w:w="1651" w:type="dxa"/>
            <w:vAlign w:val="center"/>
          </w:tcPr>
          <w:p w14:paraId="3D35D0FC" w14:textId="77777777" w:rsidR="004A00E0" w:rsidRDefault="004A00E0" w:rsidP="000B4081">
            <w:pPr>
              <w:pStyle w:val="Szvegtrzs"/>
              <w:ind w:firstLine="0"/>
              <w:jc w:val="center"/>
              <w:rPr>
                <w:moveTo w:id="205" w:author="Balázs Dán" w:date="2021-11-13T17:29:00Z"/>
              </w:rPr>
            </w:pPr>
            <w:moveTo w:id="206" w:author="Balázs Dán" w:date="2021-11-13T17:29:00Z">
              <w:r>
                <w:t>51</w:t>
              </w:r>
            </w:moveTo>
          </w:p>
        </w:tc>
        <w:tc>
          <w:tcPr>
            <w:tcW w:w="1652" w:type="dxa"/>
            <w:vAlign w:val="center"/>
          </w:tcPr>
          <w:p w14:paraId="549F28F7" w14:textId="77777777" w:rsidR="004A00E0" w:rsidRDefault="004A00E0" w:rsidP="000B4081">
            <w:pPr>
              <w:pStyle w:val="Szvegtrzs"/>
              <w:ind w:firstLine="0"/>
              <w:jc w:val="center"/>
              <w:rPr>
                <w:moveTo w:id="207" w:author="Balázs Dán" w:date="2021-11-13T17:29:00Z"/>
              </w:rPr>
            </w:pPr>
            <w:moveTo w:id="208" w:author="Balázs Dán" w:date="2021-11-13T17:29:00Z">
              <w:r>
                <w:t>50</w:t>
              </w:r>
            </w:moveTo>
          </w:p>
        </w:tc>
        <w:tc>
          <w:tcPr>
            <w:tcW w:w="1645" w:type="dxa"/>
            <w:vAlign w:val="center"/>
          </w:tcPr>
          <w:p w14:paraId="78F36844" w14:textId="77777777" w:rsidR="004A00E0" w:rsidRDefault="004A00E0" w:rsidP="000B4081">
            <w:pPr>
              <w:pStyle w:val="Szvegtrzs"/>
              <w:ind w:firstLine="0"/>
              <w:jc w:val="center"/>
              <w:rPr>
                <w:moveTo w:id="209" w:author="Balázs Dán" w:date="2021-11-13T17:29:00Z"/>
              </w:rPr>
            </w:pPr>
            <w:moveTo w:id="210" w:author="Balázs Dán" w:date="2021-11-13T17:29:00Z">
              <w:r>
                <w:t>52</w:t>
              </w:r>
            </w:moveTo>
          </w:p>
        </w:tc>
        <w:tc>
          <w:tcPr>
            <w:tcW w:w="1634" w:type="dxa"/>
            <w:vAlign w:val="center"/>
          </w:tcPr>
          <w:p w14:paraId="2CF3DF0F" w14:textId="77777777" w:rsidR="004A00E0" w:rsidRDefault="004A00E0" w:rsidP="000B4081">
            <w:pPr>
              <w:pStyle w:val="Szvegtrzs"/>
              <w:ind w:firstLine="0"/>
              <w:jc w:val="center"/>
              <w:rPr>
                <w:moveTo w:id="211" w:author="Balázs Dán" w:date="2021-11-13T17:29:00Z"/>
              </w:rPr>
            </w:pPr>
            <w:moveTo w:id="212" w:author="Balázs Dán" w:date="2021-11-13T17:29:00Z">
              <w:r>
                <w:t>53</w:t>
              </w:r>
            </w:moveTo>
          </w:p>
        </w:tc>
      </w:tr>
    </w:tbl>
    <w:moveToRangeEnd w:id="183"/>
    <w:p w14:paraId="36724C9A" w14:textId="4A12D957" w:rsidR="004A00E0" w:rsidRDefault="007C1F42" w:rsidP="007C1F42">
      <w:pPr>
        <w:pStyle w:val="Szvegtrzs"/>
        <w:ind w:firstLine="0"/>
        <w:jc w:val="center"/>
        <w:rPr>
          <w:ins w:id="213" w:author="Balázs Dán" w:date="2021-11-13T17:29:00Z"/>
        </w:rPr>
        <w:pPrChange w:id="214" w:author="Balázs Dán" w:date="2021-11-13T17:31:00Z">
          <w:pPr>
            <w:pStyle w:val="Szvegtrzs"/>
          </w:pPr>
        </w:pPrChange>
      </w:pPr>
      <w:ins w:id="215" w:author="Balázs Dán" w:date="2021-11-13T17:29:00Z">
        <w:r>
          <w:t>1.</w:t>
        </w:r>
      </w:ins>
      <w:ins w:id="216" w:author="Balázs Dán" w:date="2021-11-13T17:38:00Z">
        <w:r w:rsidR="00DF70A1">
          <w:t xml:space="preserve"> </w:t>
        </w:r>
      </w:ins>
      <w:ins w:id="217" w:author="Balázs Dán" w:date="2021-11-13T17:29:00Z">
        <w:r>
          <w:t xml:space="preserve">táblázat: Arduino Uno </w:t>
        </w:r>
      </w:ins>
      <w:ins w:id="218" w:author="Balázs Dán" w:date="2021-11-13T17:31:00Z">
        <w:r>
          <w:t xml:space="preserve">és </w:t>
        </w:r>
      </w:ins>
      <w:ins w:id="219" w:author="Balázs Dán" w:date="2021-11-13T17:39:00Z">
        <w:r w:rsidR="00CA5F5F">
          <w:t xml:space="preserve">Arduino </w:t>
        </w:r>
      </w:ins>
      <w:ins w:id="220" w:author="Balázs Dán" w:date="2021-11-13T17:29:00Z">
        <w:r>
          <w:t>Mega SPI</w:t>
        </w:r>
      </w:ins>
      <w:ins w:id="221" w:author="Balázs Dán" w:date="2021-11-13T17:30:00Z">
        <w:r>
          <w:t xml:space="preserve"> Pin-ek elhelyezkedései</w:t>
        </w:r>
      </w:ins>
    </w:p>
    <w:p w14:paraId="29FE4191" w14:textId="3E6EDEF5" w:rsidR="004A00E0" w:rsidDel="007C1F42" w:rsidRDefault="004A00E0" w:rsidP="004A00E0">
      <w:pPr>
        <w:pStyle w:val="Szvegtrzs"/>
        <w:ind w:firstLine="0"/>
        <w:rPr>
          <w:del w:id="222" w:author="Balázs Dán" w:date="2021-11-13T17:30:00Z"/>
        </w:rPr>
        <w:pPrChange w:id="223" w:author="Balázs Dán" w:date="2021-11-13T17:29:00Z">
          <w:pPr>
            <w:pStyle w:val="Szvegtrzs"/>
          </w:pPr>
        </w:pPrChange>
      </w:pP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D57497" w:rsidDel="004A00E0" w14:paraId="015DB1E6" w14:textId="202DD359" w:rsidTr="00847EA0">
        <w:trPr>
          <w:jc w:val="center"/>
        </w:trPr>
        <w:tc>
          <w:tcPr>
            <w:tcW w:w="1911" w:type="dxa"/>
          </w:tcPr>
          <w:p w14:paraId="26857192" w14:textId="5215DC15" w:rsidR="00D57497" w:rsidDel="004A00E0" w:rsidRDefault="00D57497" w:rsidP="003C2D3F">
            <w:pPr>
              <w:pStyle w:val="Szvegtrzs"/>
              <w:ind w:firstLine="0"/>
              <w:jc w:val="left"/>
              <w:rPr>
                <w:moveFrom w:id="224" w:author="Balázs Dán" w:date="2021-11-13T17:29:00Z"/>
              </w:rPr>
            </w:pPr>
            <w:moveFromRangeStart w:id="225" w:author="Balázs Dán" w:date="2021-11-13T17:29:00Z" w:name="move87716988"/>
            <w:moveFrom w:id="226" w:author="Balázs Dán" w:date="2021-11-13T17:29:00Z">
              <w:r w:rsidDel="004A00E0">
                <w:t>Arduino/Genuino Board</w:t>
              </w:r>
            </w:moveFrom>
          </w:p>
        </w:tc>
        <w:tc>
          <w:tcPr>
            <w:tcW w:w="1651" w:type="dxa"/>
            <w:vAlign w:val="center"/>
          </w:tcPr>
          <w:p w14:paraId="6862B06C" w14:textId="0B5B20E3" w:rsidR="00D57497" w:rsidDel="004A00E0" w:rsidRDefault="00D57497" w:rsidP="003C2D3F">
            <w:pPr>
              <w:pStyle w:val="Szvegtrzs"/>
              <w:ind w:firstLine="0"/>
              <w:jc w:val="center"/>
              <w:rPr>
                <w:moveFrom w:id="227" w:author="Balázs Dán" w:date="2021-11-13T17:29:00Z"/>
              </w:rPr>
            </w:pPr>
            <w:moveFrom w:id="228" w:author="Balázs Dán" w:date="2021-11-13T17:29:00Z">
              <w:r w:rsidDel="004A00E0">
                <w:t>MOSI</w:t>
              </w:r>
            </w:moveFrom>
          </w:p>
        </w:tc>
        <w:tc>
          <w:tcPr>
            <w:tcW w:w="1652" w:type="dxa"/>
            <w:vAlign w:val="center"/>
          </w:tcPr>
          <w:p w14:paraId="2D171CE4" w14:textId="7E9326C9" w:rsidR="00D57497" w:rsidDel="004A00E0" w:rsidRDefault="00D57497" w:rsidP="003C2D3F">
            <w:pPr>
              <w:pStyle w:val="Szvegtrzs"/>
              <w:ind w:firstLine="0"/>
              <w:jc w:val="center"/>
              <w:rPr>
                <w:moveFrom w:id="229" w:author="Balázs Dán" w:date="2021-11-13T17:29:00Z"/>
              </w:rPr>
            </w:pPr>
            <w:moveFrom w:id="230" w:author="Balázs Dán" w:date="2021-11-13T17:29:00Z">
              <w:r w:rsidDel="004A00E0">
                <w:t>MISO</w:t>
              </w:r>
            </w:moveFrom>
          </w:p>
        </w:tc>
        <w:tc>
          <w:tcPr>
            <w:tcW w:w="1645" w:type="dxa"/>
            <w:vAlign w:val="center"/>
          </w:tcPr>
          <w:p w14:paraId="6ABC21C1" w14:textId="3C6112F1" w:rsidR="00D57497" w:rsidDel="004A00E0" w:rsidRDefault="00D57497" w:rsidP="003C2D3F">
            <w:pPr>
              <w:pStyle w:val="Szvegtrzs"/>
              <w:ind w:firstLine="0"/>
              <w:jc w:val="center"/>
              <w:rPr>
                <w:moveFrom w:id="231" w:author="Balázs Dán" w:date="2021-11-13T17:29:00Z"/>
              </w:rPr>
            </w:pPr>
            <w:moveFrom w:id="232" w:author="Balázs Dán" w:date="2021-11-13T17:29:00Z">
              <w:r w:rsidDel="004A00E0">
                <w:t>SCK</w:t>
              </w:r>
            </w:moveFrom>
          </w:p>
        </w:tc>
        <w:tc>
          <w:tcPr>
            <w:tcW w:w="1634" w:type="dxa"/>
            <w:vAlign w:val="center"/>
          </w:tcPr>
          <w:p w14:paraId="4E67DB87" w14:textId="3F22413F" w:rsidR="00D57497" w:rsidDel="004A00E0" w:rsidRDefault="00D57497" w:rsidP="003C2D3F">
            <w:pPr>
              <w:pStyle w:val="Szvegtrzs"/>
              <w:ind w:firstLine="0"/>
              <w:jc w:val="center"/>
              <w:rPr>
                <w:moveFrom w:id="233" w:author="Balázs Dán" w:date="2021-11-13T17:29:00Z"/>
              </w:rPr>
            </w:pPr>
            <w:moveFrom w:id="234" w:author="Balázs Dán" w:date="2021-11-13T17:29:00Z">
              <w:r w:rsidDel="004A00E0">
                <w:t>SS</w:t>
              </w:r>
            </w:moveFrom>
          </w:p>
        </w:tc>
      </w:tr>
      <w:tr w:rsidR="00D57497" w:rsidDel="004A00E0" w14:paraId="3AA655D6" w14:textId="3FBE18F0" w:rsidTr="00847EA0">
        <w:trPr>
          <w:jc w:val="center"/>
        </w:trPr>
        <w:tc>
          <w:tcPr>
            <w:tcW w:w="1911" w:type="dxa"/>
          </w:tcPr>
          <w:p w14:paraId="027E6E98" w14:textId="58E94DA7" w:rsidR="00D57497" w:rsidDel="004A00E0" w:rsidRDefault="00D57497" w:rsidP="003C2D3F">
            <w:pPr>
              <w:pStyle w:val="Szvegtrzs"/>
              <w:ind w:firstLine="0"/>
              <w:jc w:val="left"/>
              <w:rPr>
                <w:moveFrom w:id="235" w:author="Balázs Dán" w:date="2021-11-13T17:29:00Z"/>
              </w:rPr>
            </w:pPr>
            <w:moveFrom w:id="236" w:author="Balázs Dán" w:date="2021-11-13T17:29:00Z">
              <w:r w:rsidDel="004A00E0">
                <w:t>Uno</w:t>
              </w:r>
            </w:moveFrom>
          </w:p>
        </w:tc>
        <w:tc>
          <w:tcPr>
            <w:tcW w:w="1651" w:type="dxa"/>
            <w:vAlign w:val="center"/>
          </w:tcPr>
          <w:p w14:paraId="47656CE0" w14:textId="17657F2F" w:rsidR="00D57497" w:rsidDel="004A00E0" w:rsidRDefault="00D57497" w:rsidP="003C2D3F">
            <w:pPr>
              <w:pStyle w:val="Szvegtrzs"/>
              <w:ind w:firstLine="0"/>
              <w:jc w:val="center"/>
              <w:rPr>
                <w:moveFrom w:id="237" w:author="Balázs Dán" w:date="2021-11-13T17:29:00Z"/>
              </w:rPr>
            </w:pPr>
            <w:moveFrom w:id="238" w:author="Balázs Dán" w:date="2021-11-13T17:29:00Z">
              <w:r w:rsidDel="004A00E0">
                <w:t>11</w:t>
              </w:r>
            </w:moveFrom>
          </w:p>
        </w:tc>
        <w:tc>
          <w:tcPr>
            <w:tcW w:w="1652" w:type="dxa"/>
            <w:vAlign w:val="center"/>
          </w:tcPr>
          <w:p w14:paraId="190EA06F" w14:textId="722B9F65" w:rsidR="00D57497" w:rsidDel="004A00E0" w:rsidRDefault="00D57497" w:rsidP="003C2D3F">
            <w:pPr>
              <w:pStyle w:val="Szvegtrzs"/>
              <w:ind w:firstLine="0"/>
              <w:jc w:val="center"/>
              <w:rPr>
                <w:moveFrom w:id="239" w:author="Balázs Dán" w:date="2021-11-13T17:29:00Z"/>
              </w:rPr>
            </w:pPr>
            <w:moveFrom w:id="240" w:author="Balázs Dán" w:date="2021-11-13T17:29:00Z">
              <w:r w:rsidDel="004A00E0">
                <w:t>12</w:t>
              </w:r>
            </w:moveFrom>
          </w:p>
        </w:tc>
        <w:tc>
          <w:tcPr>
            <w:tcW w:w="1645" w:type="dxa"/>
            <w:vAlign w:val="center"/>
          </w:tcPr>
          <w:p w14:paraId="612D7F64" w14:textId="19644765" w:rsidR="00D57497" w:rsidDel="004A00E0" w:rsidRDefault="00D57497" w:rsidP="003C2D3F">
            <w:pPr>
              <w:pStyle w:val="Szvegtrzs"/>
              <w:ind w:firstLine="0"/>
              <w:jc w:val="center"/>
              <w:rPr>
                <w:moveFrom w:id="241" w:author="Balázs Dán" w:date="2021-11-13T17:29:00Z"/>
              </w:rPr>
            </w:pPr>
            <w:moveFrom w:id="242" w:author="Balázs Dán" w:date="2021-11-13T17:29:00Z">
              <w:r w:rsidDel="004A00E0">
                <w:t>13</w:t>
              </w:r>
            </w:moveFrom>
          </w:p>
        </w:tc>
        <w:tc>
          <w:tcPr>
            <w:tcW w:w="1634" w:type="dxa"/>
            <w:vAlign w:val="center"/>
          </w:tcPr>
          <w:p w14:paraId="297CFA98" w14:textId="084E5275" w:rsidR="00D57497" w:rsidDel="004A00E0" w:rsidRDefault="00D57497" w:rsidP="003C2D3F">
            <w:pPr>
              <w:pStyle w:val="Szvegtrzs"/>
              <w:ind w:firstLine="0"/>
              <w:jc w:val="center"/>
              <w:rPr>
                <w:moveFrom w:id="243" w:author="Balázs Dán" w:date="2021-11-13T17:29:00Z"/>
              </w:rPr>
            </w:pPr>
            <w:moveFrom w:id="244" w:author="Balázs Dán" w:date="2021-11-13T17:29:00Z">
              <w:r w:rsidDel="004A00E0">
                <w:t>10</w:t>
              </w:r>
            </w:moveFrom>
          </w:p>
        </w:tc>
      </w:tr>
      <w:tr w:rsidR="00D57497" w:rsidDel="004A00E0" w14:paraId="5CBEB879" w14:textId="528679CA" w:rsidTr="00847EA0">
        <w:trPr>
          <w:jc w:val="center"/>
        </w:trPr>
        <w:tc>
          <w:tcPr>
            <w:tcW w:w="1911" w:type="dxa"/>
          </w:tcPr>
          <w:p w14:paraId="1A37CA90" w14:textId="054D344A" w:rsidR="00D57497" w:rsidDel="004A00E0" w:rsidRDefault="00D57497" w:rsidP="003C2D3F">
            <w:pPr>
              <w:pStyle w:val="Szvegtrzs"/>
              <w:ind w:firstLine="0"/>
              <w:jc w:val="left"/>
              <w:rPr>
                <w:moveFrom w:id="245" w:author="Balázs Dán" w:date="2021-11-13T17:29:00Z"/>
              </w:rPr>
            </w:pPr>
            <w:moveFrom w:id="246" w:author="Balázs Dán" w:date="2021-11-13T17:29:00Z">
              <w:r w:rsidDel="004A00E0">
                <w:t>Mega2560</w:t>
              </w:r>
            </w:moveFrom>
          </w:p>
        </w:tc>
        <w:tc>
          <w:tcPr>
            <w:tcW w:w="1651" w:type="dxa"/>
            <w:vAlign w:val="center"/>
          </w:tcPr>
          <w:p w14:paraId="6962A54A" w14:textId="70B9C5B6" w:rsidR="00D57497" w:rsidDel="004A00E0" w:rsidRDefault="00D57497" w:rsidP="003C2D3F">
            <w:pPr>
              <w:pStyle w:val="Szvegtrzs"/>
              <w:ind w:firstLine="0"/>
              <w:jc w:val="center"/>
              <w:rPr>
                <w:moveFrom w:id="247" w:author="Balázs Dán" w:date="2021-11-13T17:29:00Z"/>
              </w:rPr>
            </w:pPr>
            <w:moveFrom w:id="248" w:author="Balázs Dán" w:date="2021-11-13T17:29:00Z">
              <w:r w:rsidDel="004A00E0">
                <w:t>51</w:t>
              </w:r>
            </w:moveFrom>
          </w:p>
        </w:tc>
        <w:tc>
          <w:tcPr>
            <w:tcW w:w="1652" w:type="dxa"/>
            <w:vAlign w:val="center"/>
          </w:tcPr>
          <w:p w14:paraId="086C03D1" w14:textId="13C4D50F" w:rsidR="00D57497" w:rsidDel="004A00E0" w:rsidRDefault="00D57497" w:rsidP="003C2D3F">
            <w:pPr>
              <w:pStyle w:val="Szvegtrzs"/>
              <w:ind w:firstLine="0"/>
              <w:jc w:val="center"/>
              <w:rPr>
                <w:moveFrom w:id="249" w:author="Balázs Dán" w:date="2021-11-13T17:29:00Z"/>
              </w:rPr>
            </w:pPr>
            <w:moveFrom w:id="250" w:author="Balázs Dán" w:date="2021-11-13T17:29:00Z">
              <w:r w:rsidDel="004A00E0">
                <w:t>50</w:t>
              </w:r>
            </w:moveFrom>
          </w:p>
        </w:tc>
        <w:tc>
          <w:tcPr>
            <w:tcW w:w="1645" w:type="dxa"/>
            <w:vAlign w:val="center"/>
          </w:tcPr>
          <w:p w14:paraId="32DB2D09" w14:textId="6C55FA3D" w:rsidR="00D57497" w:rsidDel="004A00E0" w:rsidRDefault="00D57497" w:rsidP="003C2D3F">
            <w:pPr>
              <w:pStyle w:val="Szvegtrzs"/>
              <w:ind w:firstLine="0"/>
              <w:jc w:val="center"/>
              <w:rPr>
                <w:moveFrom w:id="251" w:author="Balázs Dán" w:date="2021-11-13T17:29:00Z"/>
              </w:rPr>
            </w:pPr>
            <w:moveFrom w:id="252" w:author="Balázs Dán" w:date="2021-11-13T17:29:00Z">
              <w:r w:rsidDel="004A00E0">
                <w:t>52</w:t>
              </w:r>
            </w:moveFrom>
          </w:p>
        </w:tc>
        <w:tc>
          <w:tcPr>
            <w:tcW w:w="1634" w:type="dxa"/>
            <w:vAlign w:val="center"/>
          </w:tcPr>
          <w:p w14:paraId="1D5B9062" w14:textId="4694B8E8" w:rsidR="00D57497" w:rsidDel="004A00E0" w:rsidRDefault="00D57497" w:rsidP="003C2D3F">
            <w:pPr>
              <w:pStyle w:val="Szvegtrzs"/>
              <w:ind w:firstLine="0"/>
              <w:jc w:val="center"/>
              <w:rPr>
                <w:moveFrom w:id="253" w:author="Balázs Dán" w:date="2021-11-13T17:29:00Z"/>
              </w:rPr>
            </w:pPr>
            <w:moveFrom w:id="254" w:author="Balázs Dán" w:date="2021-11-13T17:29:00Z">
              <w:r w:rsidDel="004A00E0">
                <w:t>53</w:t>
              </w:r>
            </w:moveFrom>
          </w:p>
        </w:tc>
      </w:tr>
    </w:tbl>
    <w:moveFromRangeEnd w:id="225"/>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6E5DC9E5" w:rsidR="00D57497" w:rsidRDefault="00D57497" w:rsidP="003C2D3F">
      <w:pPr>
        <w:pStyle w:val="Szvegtrzs"/>
        <w:ind w:firstLine="0"/>
      </w:pPr>
      <w:r>
        <w:t>A</w:t>
      </w:r>
      <w:ins w:id="255" w:author="Balázs Dán" w:date="2021-11-13T17:35:00Z">
        <w:r w:rsidR="007C1F42">
          <w:t xml:space="preserve"> </w:t>
        </w:r>
      </w:ins>
      <w:del w:id="256" w:author="Balázs Dán" w:date="2021-11-13T17:35:00Z">
        <w:r w:rsidDel="007C1F42">
          <w:delText xml:space="preserve">z </w:delText>
        </w:r>
      </w:del>
      <w:del w:id="257" w:author="Balázs Dán" w:date="2021-11-13T17:34:00Z">
        <w:r w:rsidDel="007C1F42">
          <w:delText xml:space="preserve">RFID és az Arduino Mega 2560 </w:delText>
        </w:r>
      </w:del>
      <w:r>
        <w:t>kötése</w:t>
      </w:r>
      <w:ins w:id="258" w:author="Balázs Dán" w:date="2021-11-13T17:34:00Z">
        <w:r w:rsidR="007C1F42">
          <w:t>k</w:t>
        </w:r>
      </w:ins>
      <w:r>
        <w:t xml:space="preserv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2B910D2A" w:rsidR="00D57497" w:rsidRDefault="007C1F42" w:rsidP="007C1F42">
      <w:pPr>
        <w:pStyle w:val="Szvegtrzs"/>
        <w:ind w:firstLine="0"/>
        <w:jc w:val="center"/>
        <w:rPr>
          <w:ins w:id="259" w:author="Balázs Dán" w:date="2021-11-13T17:31:00Z"/>
        </w:rPr>
        <w:pPrChange w:id="260" w:author="Balázs Dán" w:date="2021-11-13T17:32:00Z">
          <w:pPr>
            <w:pStyle w:val="Szvegtrzs"/>
            <w:ind w:firstLine="0"/>
          </w:pPr>
        </w:pPrChange>
      </w:pPr>
      <w:ins w:id="261" w:author="Balázs Dán" w:date="2021-11-13T17:31:00Z">
        <w:r>
          <w:t>2. táblázat: Arduino Mega 2560 és RFID RC522 kötése</w:t>
        </w:r>
      </w:ins>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4A19EEC1" w:rsidR="00D57497" w:rsidRDefault="00715AB8" w:rsidP="003C2D3F">
      <w:pPr>
        <w:pStyle w:val="Szvegtrzs"/>
        <w:ind w:firstLine="0"/>
      </w:pPr>
      <w:ins w:id="262" w:author="Balázs Dán" w:date="2021-11-13T17:37:00Z">
        <w:r>
          <w:t>A kötési rajz táblázatos formában:</w:t>
        </w:r>
      </w:ins>
      <w:del w:id="263" w:author="Balázs Dán" w:date="2021-11-13T17:37:00Z">
        <w:r w:rsidR="00D57497" w:rsidDel="00715AB8">
          <w:delText>Az ESP32-CAM, PIR HC-SR502 mozgásérzékelő és az FT232RL FTDI kötési rajza táblázatos formában:</w:delText>
        </w:r>
      </w:del>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3194C67" w:rsidR="00715AB8" w:rsidRDefault="00715AB8" w:rsidP="00715AB8">
      <w:pPr>
        <w:pStyle w:val="Szvegtrzs"/>
        <w:ind w:firstLine="0"/>
        <w:jc w:val="center"/>
        <w:rPr>
          <w:ins w:id="264" w:author="Balázs Dán" w:date="2021-11-13T17:38:00Z"/>
        </w:rPr>
        <w:pPrChange w:id="265" w:author="Balázs Dán" w:date="2021-11-13T17:38:00Z">
          <w:pPr>
            <w:pStyle w:val="Szvegtrzs"/>
            <w:ind w:firstLine="0"/>
          </w:pPr>
        </w:pPrChange>
      </w:pPr>
      <w:ins w:id="266" w:author="Balázs Dán" w:date="2021-11-13T17:38:00Z">
        <w:r>
          <w:t xml:space="preserve">3. táblázat: </w:t>
        </w:r>
        <w:r>
          <w:t>A</w:t>
        </w:r>
        <w:r>
          <w:t xml:space="preserve"> kamerarendszer huzalozása</w:t>
        </w:r>
      </w:ins>
    </w:p>
    <w:p w14:paraId="6FA0D90F" w14:textId="77777777" w:rsidR="00715AB8" w:rsidRDefault="00715AB8" w:rsidP="003C2D3F">
      <w:pPr>
        <w:pStyle w:val="Szvegtrzs"/>
        <w:ind w:firstLine="0"/>
      </w:pPr>
    </w:p>
    <w:p w14:paraId="71106954" w14:textId="42E3A2EF" w:rsidR="0050771C" w:rsidRDefault="00D57497" w:rsidP="003C2D3F">
      <w:pPr>
        <w:pStyle w:val="Szvegtrzs"/>
        <w:ind w:firstLine="0"/>
        <w:rPr>
          <w:ins w:id="267" w:author="Balázs Dán" w:date="2021-11-12T18:04:00Z"/>
        </w:rPr>
      </w:pPr>
      <w:r>
        <w:t>A GPIO0 és a GND-nak össze kell lennie kötve ahhoz, hogy programozható legyen a kamera</w:t>
      </w:r>
      <w:ins w:id="268" w:author="Balázs Dán" w:date="2021-11-13T17:42:00Z">
        <w:r w:rsidR="00EA628A">
          <w:t xml:space="preserve"> </w:t>
        </w:r>
        <w:r w:rsidR="00EA628A">
          <w:fldChar w:fldCharType="begin"/>
        </w:r>
        <w:r w:rsidR="00EA628A">
          <w:instrText xml:space="preserve"> REF _Ref87373415 \r \h </w:instrText>
        </w:r>
      </w:ins>
      <w:r w:rsidR="00EA628A">
        <w:fldChar w:fldCharType="separate"/>
      </w:r>
      <w:ins w:id="269" w:author="Balázs Dán" w:date="2021-11-13T17:42:00Z">
        <w:r w:rsidR="00EA628A">
          <w:t>[1</w:t>
        </w:r>
        <w:r w:rsidR="00EA628A">
          <w:t>7</w:t>
        </w:r>
        <w:r w:rsidR="00EA628A">
          <w:t>]</w:t>
        </w:r>
        <w:r w:rsidR="00EA628A">
          <w:fldChar w:fldCharType="end"/>
        </w:r>
      </w:ins>
      <w:r>
        <w:t xml:space="preserve">. Miután feltöltöttük programunkat az ESP32-CAM-re, eltávolíthatjuk a GND és GPIO0 huzalát, valamint magát az FT232RL FTDI programmer-t is kivehetjük a rendszerünkből. </w:t>
      </w:r>
    </w:p>
    <w:p w14:paraId="23DD920B" w14:textId="3C48DB9E" w:rsidR="00D57497" w:rsidRDefault="00061B22" w:rsidP="003C2D3F">
      <w:pPr>
        <w:pStyle w:val="Szvegtrzs"/>
        <w:ind w:firstLine="0"/>
      </w:pPr>
      <w:ins w:id="270" w:author="Balázs Dán" w:date="2021-11-12T18:03:00Z">
        <w:r>
          <w:t xml:space="preserve">Preferenciától függően dönthetünk arról, hogy a </w:t>
        </w:r>
        <w:r w:rsidR="0050771C">
          <w:t>kamerarendszert maga az Arduino lássa el árammal</w:t>
        </w:r>
      </w:ins>
      <w:ins w:id="271" w:author="Balázs Dán" w:date="2021-11-12T18:08:00Z">
        <w:r w:rsidR="0050771C">
          <w:t xml:space="preserve"> és ahhoz legyen kötve</w:t>
        </w:r>
      </w:ins>
      <w:ins w:id="272" w:author="Balázs Dán" w:date="2021-11-12T18:03:00Z">
        <w:r w:rsidR="0050771C">
          <w:t xml:space="preserve">, vagy egy </w:t>
        </w:r>
      </w:ins>
      <w:ins w:id="273" w:author="Balázs Dán" w:date="2021-11-12T18:08:00Z">
        <w:r w:rsidR="0050771C">
          <w:t xml:space="preserve">teljesen </w:t>
        </w:r>
      </w:ins>
      <w:ins w:id="274" w:author="Balázs Dán" w:date="2021-11-12T18:03:00Z">
        <w:r w:rsidR="0050771C">
          <w:t>külön áramforráshoz le</w:t>
        </w:r>
      </w:ins>
      <w:ins w:id="275" w:author="Balázs Dán" w:date="2021-11-12T18:04:00Z">
        <w:r w:rsidR="0050771C">
          <w:t xml:space="preserve">gyen kötve. </w:t>
        </w:r>
      </w:ins>
      <w:ins w:id="276" w:author="Balázs Dán" w:date="2021-11-12T18:06:00Z">
        <w:r w:rsidR="0050771C">
          <w:t>Figyelembe vév</w:t>
        </w:r>
      </w:ins>
      <w:ins w:id="277" w:author="Balázs Dán" w:date="2021-11-12T18:08:00Z">
        <w:r w:rsidR="0050771C">
          <w:t>e a kamera egyik helyről a másikra való átvitelét,</w:t>
        </w:r>
      </w:ins>
      <w:ins w:id="278" w:author="Balázs Dán" w:date="2021-11-12T18:07:00Z">
        <w:r w:rsidR="0050771C">
          <w:t xml:space="preserve"> praktikusabbnak </w:t>
        </w:r>
      </w:ins>
      <w:ins w:id="279" w:author="Balázs Dán" w:date="2021-11-12T18:09:00Z">
        <w:r w:rsidR="0050771C">
          <w:t>találtam</w:t>
        </w:r>
      </w:ins>
      <w:ins w:id="280" w:author="Balázs Dán" w:date="2021-11-12T18:07:00Z">
        <w:r w:rsidR="0050771C">
          <w:t xml:space="preserve"> a két hardver nem összeillesztését.</w:t>
        </w:r>
      </w:ins>
      <w:ins w:id="281" w:author="Balázs Dán" w:date="2021-11-12T18:09:00Z">
        <w:r w:rsidR="0050771C">
          <w:t xml:space="preserve"> </w:t>
        </w:r>
      </w:ins>
      <w:ins w:id="282" w:author="Balázs Dán" w:date="2021-11-12T18:10:00Z">
        <w:r w:rsidR="0050771C">
          <w:t>Célszerű szünetmentes áramforráshoz kötni mindkét hardvert.</w:t>
        </w:r>
      </w:ins>
      <w:del w:id="283" w:author="Balázs Dán" w:date="2021-11-12T18:04:00Z">
        <w:r w:rsidR="00D57497" w:rsidDel="0050771C">
          <w:delText xml:space="preserve">Későbbiekben az ESP32-CAM és a mozgásérzékelő árammal való ellátását kell megoldanunk, de azt majd csak maga a kártyaolvasórendszer és kamerarendszer összeillesztésekor fog jelentőssé válni. </w:delText>
        </w:r>
      </w:del>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2593D108" w:rsidR="00D57497" w:rsidRPr="00C31260" w:rsidRDefault="00D57497" w:rsidP="003C2D3F">
      <w:pPr>
        <w:pStyle w:val="Szvegtrzs"/>
      </w:pPr>
      <w:r>
        <w:t xml:space="preserve">Mindkét hardver </w:t>
      </w:r>
      <w:del w:id="284" w:author="Dr. Kocsis Gergely" w:date="2021-11-07T22:21:00Z">
        <w:r w:rsidDel="00EF107D">
          <w:delText>-</w:delText>
        </w:r>
      </w:del>
      <w:ins w:id="285" w:author="Dr. Kocsis Gergely" w:date="2021-11-07T22:21:00Z">
        <w:r w:rsidR="00EF107D">
          <w:t xml:space="preserve">– </w:t>
        </w:r>
      </w:ins>
      <w:r>
        <w:t>kártyaolvasó-rendszer és kamerarendszer</w:t>
      </w:r>
      <w:ins w:id="286" w:author="Dr. Kocsis Gergely" w:date="2021-11-07T22:21:00Z">
        <w:r w:rsidR="00EF107D">
          <w:t xml:space="preserve"> </w:t>
        </w:r>
      </w:ins>
      <w:del w:id="287" w:author="Dr. Kocsis Gergely" w:date="2021-11-07T22:21:00Z">
        <w:r w:rsidDel="00EF107D">
          <w:delText>-</w:delText>
        </w:r>
      </w:del>
      <w:ins w:id="288" w:author="Dr. Kocsis Gergely" w:date="2021-11-07T22:21:00Z">
        <w:r w:rsidR="00EF107D">
          <w:t xml:space="preserve">– </w:t>
        </w:r>
      </w:ins>
      <w:del w:id="289" w:author="Dr. Kocsis Gergely" w:date="2021-11-07T22:21:00Z">
        <w:r w:rsidDel="00EF107D">
          <w:delText xml:space="preserve"> le</w:delText>
        </w:r>
      </w:del>
      <w:r>
        <w:t xml:space="preserve">programozását az Arduino IDE-ben fogom megtenni. Mindezek előtt viszont szükségem volt egy backend-re, amely aszerint hajtja végre az ajtónyitás műveletét, hogy az RFID-ID és az Arduino-ID az szerepel-e az adatbázisban, vagy sem. A backend-hez </w:t>
      </w:r>
      <w:ins w:id="290" w:author="Balázs Dán" w:date="2021-11-13T15:50:00Z">
        <w:r w:rsidR="004709E5">
          <w:t>PHP</w:t>
        </w:r>
      </w:ins>
      <w:del w:id="291" w:author="Balázs Dán" w:date="2021-11-13T15:50:00Z">
        <w:r w:rsidDel="004709E5">
          <w:delText>php</w:delText>
        </w:r>
      </w:del>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66CD0C3A" w:rsidR="00D57497" w:rsidRDefault="00D57497" w:rsidP="003C2D3F">
      <w:pPr>
        <w:pStyle w:val="Szvegtrzs"/>
        <w:rPr>
          <w:ins w:id="292" w:author="Balázs Dán" w:date="2021-11-11T14:44:00Z"/>
        </w:rPr>
      </w:pPr>
      <w:r>
        <w:t xml:space="preserve">Az adatbázisrendszerem elkészítéséhez XAMPP-t, azon belül phpMyAdmin-t használtam. Ezt a későbbiekben </w:t>
      </w:r>
      <w:r w:rsidR="008B6C1B">
        <w:t>D</w:t>
      </w:r>
      <w:r>
        <w:t xml:space="preserve">omain-re fogom lecserélni, de elsősorban szükségem volt egy </w:t>
      </w:r>
      <w:del w:id="293" w:author="Dr. Kocsis Gergely" w:date="2021-11-07T22:22:00Z">
        <w:r w:rsidDel="006C2F29">
          <w:delText xml:space="preserve"> </w:delText>
        </w:r>
      </w:del>
      <w:r>
        <w:t>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pPr>
        <w:pStyle w:val="Szvegtrzs"/>
        <w:ind w:firstLine="0"/>
        <w:jc w:val="center"/>
        <w:pPrChange w:id="294" w:author="Balázs Dán" w:date="2021-11-11T14:45:00Z">
          <w:pPr>
            <w:pStyle w:val="Szvegtrzs"/>
          </w:pPr>
        </w:pPrChange>
      </w:pPr>
      <w:ins w:id="295" w:author="Balázs Dán" w:date="2021-11-11T14:44:00Z">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4">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ins>
    </w:p>
    <w:p w14:paraId="27EEC2CE" w14:textId="3650CE58" w:rsidR="00D57497" w:rsidRDefault="00D57497" w:rsidP="003C2D3F">
      <w:pPr>
        <w:pStyle w:val="Szvegtrzs"/>
        <w:ind w:firstLine="0"/>
        <w:jc w:val="center"/>
      </w:pPr>
      <w:del w:id="296" w:author="Balázs Dán" w:date="2021-11-11T14:44:00Z">
        <w:r w:rsidDel="0056490E">
          <w:rPr>
            <w:noProof/>
          </w:rPr>
          <w:drawing>
            <wp:anchor distT="0" distB="0" distL="114300" distR="114300" simplePos="0" relativeHeight="251668480" behindDoc="0" locked="0" layoutInCell="1" allowOverlap="1" wp14:anchorId="529738F5" wp14:editId="5508E4AD">
              <wp:simplePos x="0" y="0"/>
              <wp:positionH relativeFrom="margin">
                <wp:align>center</wp:align>
              </wp:positionH>
              <wp:positionV relativeFrom="paragraph">
                <wp:posOffset>2540</wp:posOffset>
              </wp:positionV>
              <wp:extent cx="4942477" cy="3335867"/>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35">
                        <a:extLst>
                          <a:ext uri="{28A0092B-C50C-407E-A947-70E740481C1C}">
                            <a14:useLocalDpi xmlns:a14="http://schemas.microsoft.com/office/drawing/2010/main" val="0"/>
                          </a:ext>
                        </a:extLst>
                      </a:blip>
                      <a:stretch>
                        <a:fillRect/>
                      </a:stretch>
                    </pic:blipFill>
                    <pic:spPr>
                      <a:xfrm>
                        <a:off x="0" y="0"/>
                        <a:ext cx="4942477" cy="3335867"/>
                      </a:xfrm>
                      <a:prstGeom prst="rect">
                        <a:avLst/>
                      </a:prstGeom>
                    </pic:spPr>
                  </pic:pic>
                </a:graphicData>
              </a:graphic>
            </wp:anchor>
          </w:drawing>
        </w:r>
      </w:del>
      <w:r>
        <w:t>15. ábra: XAMPP vezérlőpanel</w:t>
      </w:r>
    </w:p>
    <w:p w14:paraId="0DB415D5" w14:textId="77777777" w:rsidR="00D57497" w:rsidRDefault="00D57497" w:rsidP="003C2D3F">
      <w:pPr>
        <w:pStyle w:val="Szvegtrzs"/>
        <w:ind w:firstLine="0"/>
      </w:pPr>
    </w:p>
    <w:p w14:paraId="50B63A4F" w14:textId="3DCDB727" w:rsidR="00D57497" w:rsidDel="00716696" w:rsidRDefault="00D57497" w:rsidP="003C2D3F">
      <w:pPr>
        <w:pStyle w:val="Szvegtrzs"/>
        <w:ind w:firstLine="0"/>
        <w:rPr>
          <w:del w:id="297" w:author="Balázs Dán" w:date="2021-11-11T14:45:00Z"/>
        </w:rPr>
      </w:pPr>
      <w:r>
        <w:t>Ezekkel a lépésekkel létrehoztam saját lokális hálózatomat, amely adatbázissal is rendelkezik.</w:t>
      </w:r>
    </w:p>
    <w:p w14:paraId="4D1BC2EA" w14:textId="2CF206AF" w:rsidR="00D57497" w:rsidRDefault="00716696">
      <w:pPr>
        <w:pStyle w:val="Szvegtrzs"/>
        <w:ind w:firstLine="0"/>
        <w:pPrChange w:id="298" w:author="Balázs Dán" w:date="2021-11-11T14:45:00Z">
          <w:pPr>
            <w:pStyle w:val="Szvegtrzs"/>
            <w:ind w:firstLine="425"/>
          </w:pPr>
        </w:pPrChange>
      </w:pPr>
      <w:ins w:id="299" w:author="Balázs Dán" w:date="2021-11-11T14:45:00Z">
        <w:r>
          <w:t xml:space="preserve"> </w:t>
        </w:r>
      </w:ins>
      <w:r w:rsidR="00D57497">
        <w:t xml:space="preserve">A fejlesztés teljes időtartama alatt az adatbázisrendszerem folyamatos módosításokon esett át, míg a végleges adatbázisrendszeremet az alábbiakban leírt módon </w:t>
      </w:r>
      <w:r w:rsidR="00D57497">
        <w:lastRenderedPageBreak/>
        <w:t>készítettem el. Először is létrehoztam egy adatbázist „</w:t>
      </w:r>
      <w:r w:rsidR="00D57497" w:rsidRPr="00CF4070">
        <w:rPr>
          <w:rFonts w:ascii="Consolas" w:hAnsi="Consolas"/>
          <w:sz w:val="22"/>
          <w:szCs w:val="22"/>
          <w:rPrChange w:id="300" w:author="Dr. Kocsis Gergely" w:date="2021-11-07T22:23:00Z">
            <w:rPr/>
          </w:rPrChange>
        </w:rPr>
        <w:t>login_db</w:t>
      </w:r>
      <w:r w:rsidR="00D57497">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0C9EA57A" w:rsidR="00D57497" w:rsidRDefault="00D57497" w:rsidP="003C2D3F">
      <w:pPr>
        <w:pStyle w:val="Szvegtrzs"/>
        <w:ind w:firstLine="426"/>
      </w:pPr>
      <w:r>
        <w:t>A „</w:t>
      </w:r>
      <w:r w:rsidRPr="00F66F3B">
        <w:rPr>
          <w:rFonts w:ascii="Consolas" w:hAnsi="Consolas"/>
          <w:sz w:val="22"/>
          <w:szCs w:val="22"/>
          <w:rPrChange w:id="301" w:author="Dr. Kocsis Gergely" w:date="2021-11-07T22:23:00Z">
            <w:rPr/>
          </w:rPrChange>
        </w:rPr>
        <w:t>users</w:t>
      </w:r>
      <w:r>
        <w:t>” adattáblában helyezkednek el a felhasználók regisztációs adatai. Minden user-hez fog tartozni egy „</w:t>
      </w:r>
      <w:r w:rsidRPr="00F66F3B">
        <w:rPr>
          <w:rFonts w:ascii="Consolas" w:hAnsi="Consolas"/>
          <w:sz w:val="22"/>
          <w:szCs w:val="22"/>
          <w:rPrChange w:id="302" w:author="Dr. Kocsis Gergely" w:date="2021-11-07T22:23:00Z">
            <w:rPr/>
          </w:rPrChange>
        </w:rPr>
        <w:t>user_id</w:t>
      </w:r>
      <w:r>
        <w:t>”, amellyel a többi adattáblában tudjuk majd beazonosítani, hogy melyik Arduino-hoz fér hozzá attól függően, hogy rendelkezik-e RFID ID-val, stb. Természetesen van felhasználói neve („</w:t>
      </w:r>
      <w:r w:rsidRPr="00F66F3B">
        <w:rPr>
          <w:rFonts w:ascii="Consolas" w:hAnsi="Consolas"/>
          <w:sz w:val="22"/>
          <w:szCs w:val="22"/>
          <w:rPrChange w:id="303" w:author="Dr. Kocsis Gergely" w:date="2021-11-07T22:23:00Z">
            <w:rPr/>
          </w:rPrChange>
        </w:rPr>
        <w:t>user_name</w:t>
      </w:r>
      <w:r>
        <w:t>”), illetve jelszava („</w:t>
      </w:r>
      <w:r w:rsidRPr="00F66F3B">
        <w:rPr>
          <w:rFonts w:ascii="Consolas" w:hAnsi="Consolas"/>
          <w:sz w:val="22"/>
          <w:szCs w:val="22"/>
          <w:rPrChange w:id="304" w:author="Dr. Kocsis Gergely" w:date="2021-11-07T22:23:00Z">
            <w:rPr/>
          </w:rPrChange>
        </w:rPr>
        <w:t>password</w:t>
      </w:r>
      <w:r>
        <w:t>”), amelyekkel sikeres regisztráció után majd be tud jelentkezni. Sikeres regisztrációt követően alapértelmezettként nem fog rendelkezni RFID ID-val, ez majd az applikáción belül vagy adatbázison keresztül módosíthat</w:t>
      </w:r>
      <w:ins w:id="305" w:author="Balázs Dán" w:date="2021-11-11T14:41:00Z">
        <w:r w:rsidR="00847B6C">
          <w:t>ó</w:t>
        </w:r>
      </w:ins>
      <w:del w:id="306" w:author="Balázs Dán" w:date="2021-11-11T14:41:00Z">
        <w:r w:rsidDel="00847B6C">
          <w:delText>ó lesz</w:delText>
        </w:r>
      </w:del>
      <w:r>
        <w:t xml:space="preserve">. A jelszava backend-en keresztül </w:t>
      </w:r>
      <w:r w:rsidRPr="00F66F3B">
        <w:rPr>
          <w:rFonts w:ascii="Consolas" w:hAnsi="Consolas"/>
          <w:sz w:val="22"/>
          <w:szCs w:val="22"/>
          <w:rPrChange w:id="307" w:author="Dr. Kocsis Gergely" w:date="2021-11-07T22:23:00Z">
            <w:rPr/>
          </w:rPrChange>
        </w:rPr>
        <w:t>md5()</w:t>
      </w:r>
      <w:r>
        <w:t xml:space="preserve"> hash-sztringként van elmentve az adattáblában a nagyobb biztonság megteremtésének érdekében. Minden egyes bejelentkezés során a felhasználó egy új „</w:t>
      </w:r>
      <w:r w:rsidRPr="00203103">
        <w:rPr>
          <w:rFonts w:ascii="Consolas" w:hAnsi="Consolas"/>
          <w:sz w:val="22"/>
          <w:szCs w:val="22"/>
          <w:rPrChange w:id="308" w:author="Dr. Kocsis Gergely" w:date="2021-11-07T22:24:00Z">
            <w:rPr/>
          </w:rPrChange>
        </w:rPr>
        <w:t>token</w:t>
      </w:r>
      <w:r>
        <w:t>”-nel fog rendelkezni, amellyel beazonosítjuk a bejelentkezett felhasználót a „</w:t>
      </w:r>
      <w:r w:rsidRPr="00203103">
        <w:rPr>
          <w:rFonts w:ascii="Consolas" w:hAnsi="Consolas"/>
          <w:sz w:val="22"/>
          <w:szCs w:val="22"/>
          <w:rPrChange w:id="309" w:author="Dr. Kocsis Gergely" w:date="2021-11-07T22:24:00Z">
            <w:rPr/>
          </w:rPrChange>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ins w:id="310" w:author="Balázs Dán" w:date="2021-11-10T22:50:00Z">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6266824B" w:rsidR="00D57497" w:rsidRDefault="00D57497" w:rsidP="003C2D3F">
      <w:pPr>
        <w:pStyle w:val="Szvegtrzs"/>
        <w:ind w:firstLine="426"/>
      </w:pPr>
      <w:r>
        <w:t>Az „</w:t>
      </w:r>
      <w:r w:rsidRPr="00203103">
        <w:rPr>
          <w:rFonts w:ascii="Consolas" w:hAnsi="Consolas"/>
          <w:sz w:val="22"/>
          <w:szCs w:val="22"/>
          <w:rPrChange w:id="311" w:author="Dr. Kocsis Gergely" w:date="2021-11-07T22:24:00Z">
            <w:rPr/>
          </w:rPrChange>
        </w:rPr>
        <w:t>arduino_devices</w:t>
      </w:r>
      <w:r>
        <w:t>” adattábla tartalmazza az összes jelenleg elérhető Arduino eszköz „</w:t>
      </w:r>
      <w:r w:rsidRPr="00203103">
        <w:rPr>
          <w:rFonts w:ascii="Consolas" w:hAnsi="Consolas"/>
          <w:sz w:val="22"/>
          <w:szCs w:val="22"/>
          <w:rPrChange w:id="312" w:author="Dr. Kocsis Gergely" w:date="2021-11-07T22:24:00Z">
            <w:rPr/>
          </w:rPrChange>
        </w:rPr>
        <w:t>arduino_id</w:t>
      </w:r>
      <w:r>
        <w:t>”-ját</w:t>
      </w:r>
      <w:ins w:id="313" w:author="Balázs Dán" w:date="2021-11-10T22:52:00Z">
        <w:r w:rsidR="009E56C4">
          <w:t xml:space="preserve"> és az ahhoz tartozó Video Streaming URL-jét</w:t>
        </w:r>
      </w:ins>
      <w:r>
        <w:t xml:space="preserve">. </w:t>
      </w:r>
      <w:ins w:id="314" w:author="Balázs Dán" w:date="2021-11-10T22:53:00Z">
        <w:r w:rsidR="0034686E">
          <w:t>Manuálisan bővíthető.</w:t>
        </w:r>
      </w:ins>
      <w:del w:id="315" w:author="Balázs Dán" w:date="2021-11-10T22:53:00Z">
        <w:r w:rsidDel="0034686E">
          <w:delText>Ez csak ellenőrzési szempontból lett létrehozva, amely manuálisan bővíthető.</w:delText>
        </w:r>
      </w:del>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ins w:id="316" w:author="Balázs Dán" w:date="2021-11-11T14:32:00Z">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1EAC8CF" w:rsidR="00D57497" w:rsidRDefault="00D57497" w:rsidP="003C2D3F">
      <w:pPr>
        <w:pStyle w:val="Szvegtrzs"/>
        <w:ind w:firstLine="426"/>
        <w:rPr>
          <w:ins w:id="317" w:author="Balázs Dán" w:date="2021-11-11T14:33:00Z"/>
        </w:rPr>
      </w:pPr>
      <w:r>
        <w:t>Az „</w:t>
      </w:r>
      <w:r w:rsidRPr="00203103">
        <w:rPr>
          <w:rFonts w:ascii="Consolas" w:hAnsi="Consolas"/>
          <w:sz w:val="22"/>
          <w:szCs w:val="22"/>
          <w:rPrChange w:id="318" w:author="Dr. Kocsis Gergely" w:date="2021-11-07T22:24:00Z">
            <w:rPr/>
          </w:rPrChange>
        </w:rPr>
        <w:t>rfid_manager</w:t>
      </w:r>
      <w:r>
        <w:t>” adattábla tartalmazza, hogy egyes „</w:t>
      </w:r>
      <w:r w:rsidRPr="00203103">
        <w:rPr>
          <w:rFonts w:ascii="Consolas" w:hAnsi="Consolas"/>
          <w:sz w:val="22"/>
          <w:szCs w:val="22"/>
          <w:rPrChange w:id="319" w:author="Dr. Kocsis Gergely" w:date="2021-11-07T22:24:00Z">
            <w:rPr/>
          </w:rPrChange>
        </w:rPr>
        <w:t>rfid_id</w:t>
      </w:r>
      <w:r>
        <w:t>”-k melyik „</w:t>
      </w:r>
      <w:r w:rsidRPr="00203103">
        <w:rPr>
          <w:rFonts w:ascii="Consolas" w:hAnsi="Consolas"/>
          <w:sz w:val="22"/>
          <w:szCs w:val="22"/>
          <w:rPrChange w:id="320" w:author="Dr. Kocsis Gergely" w:date="2021-11-07T22:24:00Z">
            <w:rPr/>
          </w:rPrChange>
        </w:rPr>
        <w:t>arduino_id</w:t>
      </w:r>
      <w:r>
        <w:t xml:space="preserve">”-kkal </w:t>
      </w:r>
      <w:del w:id="321" w:author="Dr. Kocsis Gergely" w:date="2021-11-07T22:24:00Z">
        <w:r w:rsidDel="00AF6B8C">
          <w:delText>rendelkezik</w:delText>
        </w:r>
      </w:del>
      <w:ins w:id="322" w:author="Dr. Kocsis Gergely" w:date="2021-11-07T22:24:00Z">
        <w:r w:rsidR="00AF6B8C">
          <w:t>rendelkeznek</w:t>
        </w:r>
      </w:ins>
      <w:r>
        <w:t>, és hogy e</w:t>
      </w:r>
      <w:del w:id="323" w:author="Dr. Kocsis Gergely" w:date="2021-11-07T22:24:00Z">
        <w:r w:rsidDel="00AF6B8C">
          <w:delText>n</w:delText>
        </w:r>
      </w:del>
      <w:ins w:id="324" w:author="Dr. Kocsis Gergely" w:date="2021-11-07T22:24:00Z">
        <w:r w:rsidR="00AF6B8C">
          <w:t>zek</w:t>
        </w:r>
      </w:ins>
      <w:r>
        <w:t>nek milyen az „</w:t>
      </w:r>
      <w:r w:rsidRPr="00AF6B8C">
        <w:rPr>
          <w:rFonts w:ascii="Consolas" w:hAnsi="Consolas"/>
          <w:sz w:val="22"/>
          <w:szCs w:val="22"/>
          <w:rPrChange w:id="325" w:author="Dr. Kocsis Gergely" w:date="2021-11-07T22:25:00Z">
            <w:rPr/>
          </w:rPrChange>
        </w:rPr>
        <w:t>access_state</w:t>
      </w:r>
      <w:r>
        <w:t>”-je. Az „</w:t>
      </w:r>
      <w:r w:rsidRPr="00AF6B8C">
        <w:rPr>
          <w:rFonts w:ascii="Consolas" w:hAnsi="Consolas"/>
          <w:sz w:val="22"/>
          <w:szCs w:val="22"/>
          <w:rPrChange w:id="326" w:author="Dr. Kocsis Gergely" w:date="2021-11-07T22:25:00Z">
            <w:rPr/>
          </w:rPrChange>
        </w:rPr>
        <w:t>access_state</w:t>
      </w:r>
      <w:r>
        <w:t>” határozza meg, hogy a felhasználó „</w:t>
      </w:r>
      <w:r w:rsidRPr="00AF6B8C">
        <w:rPr>
          <w:rFonts w:ascii="Consolas" w:hAnsi="Consolas"/>
          <w:sz w:val="22"/>
          <w:szCs w:val="22"/>
          <w:rPrChange w:id="327" w:author="Dr. Kocsis Gergely" w:date="2021-11-07T22:25:00Z">
            <w:rPr/>
          </w:rPrChange>
        </w:rPr>
        <w:t>rfid_id</w:t>
      </w:r>
      <w:r>
        <w:t>”-jának az adott „</w:t>
      </w:r>
      <w:r w:rsidRPr="00AF6B8C">
        <w:rPr>
          <w:rFonts w:ascii="Consolas" w:hAnsi="Consolas"/>
          <w:sz w:val="22"/>
          <w:szCs w:val="22"/>
          <w:rPrChange w:id="328" w:author="Dr. Kocsis Gergely" w:date="2021-11-07T22:25:00Z">
            <w:rPr/>
          </w:rPrChange>
        </w:rPr>
        <w:t>arduino_id</w:t>
      </w:r>
      <w:r>
        <w:t>”-ra van-e belépési engedélye, vagy sem.</w:t>
      </w:r>
      <w:ins w:id="329" w:author="Balázs Dán" w:date="2021-11-11T14:34:00Z">
        <w:r w:rsidR="00F73EED">
          <w:t xml:space="preserve"> Az</w:t>
        </w:r>
      </w:ins>
      <w:ins w:id="330" w:author="Balázs Dán" w:date="2021-11-11T14:35:00Z">
        <w:r w:rsidR="00F73EED">
          <w:t>on rekord esetén, ahol az „</w:t>
        </w:r>
        <w:r w:rsidR="00F73EED" w:rsidRPr="00F73EED">
          <w:rPr>
            <w:rFonts w:ascii="Consolas" w:hAnsi="Consolas"/>
            <w:sz w:val="22"/>
            <w:szCs w:val="22"/>
            <w:rPrChange w:id="331" w:author="Balázs Dán" w:date="2021-11-11T14:36:00Z">
              <w:rPr/>
            </w:rPrChange>
          </w:rPr>
          <w:t>isRequested</w:t>
        </w:r>
        <w:r w:rsidR="00F73EED">
          <w:t xml:space="preserve">” frissítve van 1 értékre, elvégzi az Arduino az ajtónyitást, majd 0-ra </w:t>
        </w:r>
        <w:r w:rsidR="00F73EED">
          <w:lastRenderedPageBreak/>
          <w:t>visszaállítja annak értékét.</w:t>
        </w:r>
      </w:ins>
      <w:ins w:id="332" w:author="Balázs Dán" w:date="2021-11-11T14:37:00Z">
        <w:r w:rsidR="00282B6E">
          <w:t xml:space="preserve"> Admin felhasználó applikáción keresztül </w:t>
        </w:r>
        <w:r w:rsidR="00282B6E" w:rsidRPr="00282B6E">
          <w:rPr>
            <w:rFonts w:ascii="Consolas" w:hAnsi="Consolas"/>
            <w:sz w:val="22"/>
            <w:szCs w:val="22"/>
            <w:rPrChange w:id="333" w:author="Balázs Dán" w:date="2021-11-11T14:39:00Z">
              <w:rPr/>
            </w:rPrChange>
          </w:rPr>
          <w:t>Undefined</w:t>
        </w:r>
      </w:ins>
      <w:ins w:id="334" w:author="Balázs Dán" w:date="2021-11-11T14:38:00Z">
        <w:r w:rsidR="00282B6E">
          <w:t xml:space="preserve">-ra állíthatja azon </w:t>
        </w:r>
      </w:ins>
      <w:ins w:id="335" w:author="Balázs Dán" w:date="2021-11-11T14:39:00Z">
        <w:r w:rsidR="00847B6C">
          <w:t>rekord „</w:t>
        </w:r>
      </w:ins>
      <w:ins w:id="336" w:author="Balázs Dán" w:date="2021-11-11T14:38:00Z">
        <w:r w:rsidR="00282B6E" w:rsidRPr="00847B6C">
          <w:rPr>
            <w:rFonts w:ascii="Consolas" w:hAnsi="Consolas"/>
            <w:sz w:val="22"/>
            <w:szCs w:val="22"/>
            <w:rPrChange w:id="337" w:author="Balázs Dán" w:date="2021-11-11T14:39:00Z">
              <w:rPr/>
            </w:rPrChange>
          </w:rPr>
          <w:t>rfid_id</w:t>
        </w:r>
      </w:ins>
      <w:ins w:id="338" w:author="Balázs Dán" w:date="2021-11-11T14:39:00Z">
        <w:r w:rsidR="00847B6C">
          <w:t>”</w:t>
        </w:r>
      </w:ins>
      <w:ins w:id="339" w:author="Balázs Dán" w:date="2021-11-11T14:38:00Z">
        <w:r w:rsidR="00282B6E">
          <w:t>-</w:t>
        </w:r>
      </w:ins>
      <w:ins w:id="340" w:author="Balázs Dán" w:date="2021-11-11T14:39:00Z">
        <w:r w:rsidR="00847B6C">
          <w:t>já</w:t>
        </w:r>
      </w:ins>
      <w:ins w:id="341" w:author="Balázs Dán" w:date="2021-11-11T14:38:00Z">
        <w:r w:rsidR="00282B6E">
          <w:t>t, ahol a „</w:t>
        </w:r>
        <w:r w:rsidR="00282B6E" w:rsidRPr="00282B6E">
          <w:rPr>
            <w:rFonts w:ascii="Consolas" w:hAnsi="Consolas"/>
            <w:sz w:val="22"/>
            <w:szCs w:val="22"/>
            <w:rPrChange w:id="342" w:author="Balázs Dán" w:date="2021-11-11T14:39:00Z">
              <w:rPr/>
            </w:rPrChange>
          </w:rPr>
          <w:t>user_request</w:t>
        </w:r>
        <w:r w:rsidR="00282B6E">
          <w:t>” értéke 1.</w:t>
        </w:r>
      </w:ins>
    </w:p>
    <w:p w14:paraId="71BEB985" w14:textId="77777777" w:rsidR="00F73EED" w:rsidRDefault="00F73EED">
      <w:pPr>
        <w:pStyle w:val="Szvegtrzs"/>
        <w:ind w:firstLine="0"/>
        <w:rPr>
          <w:ins w:id="343" w:author="Balázs Dán" w:date="2021-11-10T22:53:00Z"/>
        </w:rPr>
        <w:pPrChange w:id="344" w:author="Balázs Dán" w:date="2021-11-11T14:33:00Z">
          <w:pPr>
            <w:pStyle w:val="Szvegtrzs"/>
            <w:ind w:firstLine="426"/>
          </w:pPr>
        </w:pPrChange>
      </w:pPr>
    </w:p>
    <w:p w14:paraId="1B5E5BF7" w14:textId="7A3A5123" w:rsidR="0034686E" w:rsidDel="00C51774" w:rsidRDefault="0034686E">
      <w:pPr>
        <w:pStyle w:val="Szvegtrzs"/>
        <w:ind w:firstLine="0"/>
        <w:rPr>
          <w:del w:id="345" w:author="Balázs Dán" w:date="2021-11-10T22:53:00Z"/>
        </w:rPr>
        <w:pPrChange w:id="346" w:author="Balázs Dán" w:date="2021-11-10T22:53:00Z">
          <w:pPr>
            <w:pStyle w:val="Szvegtrzs"/>
            <w:ind w:firstLine="426"/>
          </w:pPr>
        </w:pPrChange>
      </w:pPr>
    </w:p>
    <w:p w14:paraId="49735614" w14:textId="1134C3E4" w:rsidR="00734CF9" w:rsidDel="008B3DB9" w:rsidRDefault="00734CF9" w:rsidP="00734CF9">
      <w:pPr>
        <w:pStyle w:val="Szvegtrzs"/>
        <w:ind w:firstLine="0"/>
        <w:rPr>
          <w:del w:id="347" w:author="Balázs Dán" w:date="2021-11-10T22:51:00Z"/>
        </w:rPr>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AF6B8C">
        <w:rPr>
          <w:rFonts w:ascii="Consolas" w:hAnsi="Consolas"/>
          <w:sz w:val="22"/>
          <w:szCs w:val="22"/>
          <w:rPrChange w:id="348" w:author="Dr. Kocsis Gergely" w:date="2021-11-07T22:25:00Z">
            <w:rPr/>
          </w:rPrChange>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rPr>
          <w:ins w:id="349" w:author="Balázs Dán" w:date="2021-11-11T14:45:00Z"/>
        </w:rPr>
      </w:pPr>
      <w:r>
        <w:lastRenderedPageBreak/>
        <w:t>A „</w:t>
      </w:r>
      <w:r w:rsidRPr="00AF6B8C">
        <w:rPr>
          <w:rFonts w:ascii="Consolas" w:hAnsi="Consolas"/>
          <w:sz w:val="22"/>
          <w:szCs w:val="22"/>
          <w:rPrChange w:id="350" w:author="Dr. Kocsis Gergely" w:date="2021-11-07T22:25:00Z">
            <w:rPr/>
          </w:rPrChange>
        </w:rPr>
        <w:t>pictures</w:t>
      </w:r>
      <w:r>
        <w:t>” adattáblában szerepelnek az ESP32-CAM által készített képek nevei („</w:t>
      </w:r>
      <w:r w:rsidRPr="00AF6B8C">
        <w:rPr>
          <w:rFonts w:ascii="Consolas" w:hAnsi="Consolas"/>
          <w:sz w:val="22"/>
          <w:szCs w:val="22"/>
          <w:rPrChange w:id="351" w:author="Dr. Kocsis Gergely" w:date="2021-11-07T22:25:00Z">
            <w:rPr/>
          </w:rPrChange>
        </w:rPr>
        <w:t>img_name</w:t>
      </w:r>
      <w:r>
        <w:t>”), illetve azon Arduino ID-ja, amellyel kapcsolatban áll. A kép készítési idejét is logolja.</w:t>
      </w:r>
      <w:r w:rsidRPr="00A45978">
        <w:t xml:space="preserve"> </w:t>
      </w:r>
    </w:p>
    <w:p w14:paraId="259588F6" w14:textId="0D26335D" w:rsidR="00E150ED" w:rsidDel="00E150ED" w:rsidRDefault="00E150ED">
      <w:pPr>
        <w:pStyle w:val="Szvegtrzs"/>
        <w:ind w:firstLine="0"/>
        <w:rPr>
          <w:del w:id="352" w:author="Balázs Dán" w:date="2021-11-11T14:45:00Z"/>
        </w:rPr>
        <w:sectPr w:rsidR="00E150ED" w:rsidDel="00E150ED" w:rsidSect="00222C10">
          <w:pgSz w:w="11906" w:h="16838"/>
          <w:pgMar w:top="1701" w:right="1134" w:bottom="1701" w:left="1701" w:header="709" w:footer="709" w:gutter="567"/>
          <w:cols w:space="708"/>
          <w:docGrid w:linePitch="360"/>
        </w:sectPr>
        <w:pPrChange w:id="353" w:author="Balázs Dán" w:date="2021-11-11T14:45:00Z">
          <w:pPr>
            <w:pStyle w:val="Szvegtrzs"/>
            <w:ind w:firstLine="426"/>
          </w:pPr>
        </w:pPrChange>
      </w:pPr>
    </w:p>
    <w:p w14:paraId="74B40414" w14:textId="69CE447D" w:rsidR="00D57497" w:rsidRDefault="00D57497" w:rsidP="003C2D3F">
      <w:pPr>
        <w:pStyle w:val="Cmsor2"/>
        <w:spacing w:after="0"/>
      </w:pPr>
      <w:r>
        <w:t xml:space="preserve">A kártyaolvasó-rendszer </w:t>
      </w:r>
      <w:del w:id="354" w:author="Dr. Kocsis Gergely" w:date="2021-11-07T22:25:00Z">
        <w:r w:rsidDel="00AF6B8C">
          <w:delText>le</w:delText>
        </w:r>
      </w:del>
      <w:r>
        <w:t>programozása</w:t>
      </w:r>
    </w:p>
    <w:p w14:paraId="390D74BE" w14:textId="5ADFCEF2" w:rsidR="00D57497" w:rsidRDefault="00D57497" w:rsidP="003C2D3F">
      <w:pPr>
        <w:pStyle w:val="Szvegtrzs"/>
        <w:ind w:firstLine="426"/>
      </w:pPr>
      <w:r>
        <w:t>Az Arduino IDE elég nagy</w:t>
      </w:r>
      <w:ins w:id="355" w:author="Dr. Kocsis Gergely" w:date="2021-11-07T22:26:00Z">
        <w:r w:rsidR="00A13B1A">
          <w:t xml:space="preserve"> </w:t>
        </w:r>
      </w:ins>
      <w:del w:id="356" w:author="Dr. Kocsis Gergely" w:date="2021-11-07T22:25:00Z">
        <w:r w:rsidDel="00A13B1A">
          <w:delText xml:space="preserve"> </w:delText>
        </w:r>
      </w:del>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6">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rPr>
          <w:ins w:id="357" w:author="Balázs Dán" w:date="2021-11-11T14:47:00Z"/>
        </w:rPr>
      </w:pPr>
      <w:r>
        <w:t>16. ábra: Arduino IDE Get Request</w:t>
      </w:r>
    </w:p>
    <w:p w14:paraId="22AE221A" w14:textId="77777777" w:rsidR="00E150ED" w:rsidRDefault="00E150ED" w:rsidP="003C2D3F">
      <w:pPr>
        <w:pStyle w:val="Szvegtrzs"/>
        <w:ind w:firstLine="0"/>
        <w:jc w:val="center"/>
      </w:pPr>
    </w:p>
    <w:p w14:paraId="60D8D63B" w14:textId="217CA713"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az „UniqueIDString”-ben</w:t>
      </w:r>
      <w:ins w:id="358" w:author="Balázs Dán" w:date="2021-11-13T17:49:00Z">
        <w:r w:rsidR="00EA628A">
          <w:t xml:space="preserve"> </w:t>
        </w:r>
        <w:r w:rsidR="00EA628A">
          <w:fldChar w:fldCharType="begin"/>
        </w:r>
        <w:r w:rsidR="00EA628A">
          <w:instrText xml:space="preserve"> REF _Ref87373833 \r \h </w:instrText>
        </w:r>
      </w:ins>
      <w:r w:rsidR="00EA628A">
        <w:fldChar w:fldCharType="separate"/>
      </w:r>
      <w:ins w:id="359" w:author="Balázs Dán" w:date="2021-11-13T17:49:00Z">
        <w:r w:rsidR="00EA628A">
          <w:t>[18]</w:t>
        </w:r>
        <w:r w:rsidR="00EA628A">
          <w:fldChar w:fldCharType="end"/>
        </w:r>
      </w:ins>
      <w:ins w:id="360" w:author="Balázs Dán" w:date="2021-11-09T18:10:00Z">
        <w:r w:rsidR="00EE00E3">
          <w:fldChar w:fldCharType="begin"/>
        </w:r>
        <w:r w:rsidR="00EE00E3">
          <w:instrText xml:space="preserve"> REF _Ref87373833 \r \h </w:instrText>
        </w:r>
      </w:ins>
      <w:r w:rsidR="00055249">
        <w:fldChar w:fldCharType="separate"/>
      </w:r>
      <w:ins w:id="361" w:author="Balázs Dán" w:date="2021-11-09T18:10:00Z">
        <w:r w:rsidR="00EE00E3">
          <w:fldChar w:fldCharType="end"/>
        </w:r>
      </w:ins>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799F9063" w14:textId="39B10892" w:rsidR="00D57497" w:rsidDel="00E150ED" w:rsidRDefault="00D57497" w:rsidP="003C2D3F">
      <w:pPr>
        <w:pStyle w:val="Szvegtrzs"/>
        <w:rPr>
          <w:del w:id="362" w:author="Balázs Dán" w:date="2021-11-11T14:46:00Z"/>
          <w:noProof/>
        </w:rPr>
      </w:pPr>
      <w:r>
        <w:t>Kártyaérintés esetén egy Get Request segítségével kér le adatokat az adatbázisból az „</w:t>
      </w:r>
      <w:r w:rsidRPr="00A13B1A">
        <w:rPr>
          <w:rFonts w:ascii="Consolas" w:hAnsi="Consolas"/>
          <w:sz w:val="22"/>
          <w:szCs w:val="22"/>
          <w:rPrChange w:id="363" w:author="Dr. Kocsis Gergely" w:date="2021-11-07T22:26:00Z">
            <w:rPr/>
          </w:rPrChange>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A13B1A">
        <w:rPr>
          <w:rFonts w:ascii="Consolas" w:hAnsi="Consolas"/>
          <w:sz w:val="22"/>
          <w:szCs w:val="22"/>
          <w:rPrChange w:id="364" w:author="Dr. Kocsis Gergely" w:date="2021-11-07T22:26:00Z">
            <w:rPr/>
          </w:rPrChange>
        </w:rPr>
        <w:t>logs</w:t>
      </w:r>
      <w:r>
        <w:t>” adattáblában attól függően, hogy az „</w:t>
      </w:r>
      <w:r w:rsidRPr="00A13B1A">
        <w:rPr>
          <w:rFonts w:ascii="Consolas" w:hAnsi="Consolas"/>
          <w:sz w:val="22"/>
          <w:szCs w:val="22"/>
          <w:rPrChange w:id="365" w:author="Dr. Kocsis Gergely" w:date="2021-11-07T22:26:00Z">
            <w:rPr/>
          </w:rPrChange>
        </w:rPr>
        <w:t>rfid_id</w:t>
      </w:r>
      <w:r>
        <w:t>” az valid.</w:t>
      </w:r>
    </w:p>
    <w:p w14:paraId="51F66C82" w14:textId="5814A367" w:rsidR="00D57497" w:rsidRDefault="00D57497" w:rsidP="003C2D3F">
      <w:pPr>
        <w:pStyle w:val="Szvegtrzs"/>
      </w:pPr>
      <w:r>
        <w:t xml:space="preserve">Az </w:t>
      </w:r>
      <w:r w:rsidRPr="00A13B1A">
        <w:rPr>
          <w:rFonts w:ascii="Consolas" w:hAnsi="Consolas"/>
          <w:sz w:val="22"/>
          <w:szCs w:val="22"/>
          <w:rPrChange w:id="366" w:author="Dr. Kocsis Gergely" w:date="2021-11-07T22:26:00Z">
            <w:rPr/>
          </w:rPrChange>
        </w:rPr>
        <w:t>openDoor()</w:t>
      </w:r>
      <w:r>
        <w:t xml:space="preserve"> funkció nyitja ki az ajtót a relé segítségével, amely </w:t>
      </w:r>
      <w:r w:rsidRPr="00304D80">
        <w:rPr>
          <w:rFonts w:ascii="Consolas" w:hAnsi="Consolas"/>
          <w:sz w:val="22"/>
          <w:szCs w:val="22"/>
          <w:rPrChange w:id="367" w:author="Dr. Kocsis Gergely" w:date="2021-11-07T22:27:00Z">
            <w:rPr/>
          </w:rPrChange>
        </w:rPr>
        <w:t>digitalWrite(6, HIGH)</w:t>
      </w:r>
      <w:r w:rsidRPr="00304D80">
        <w:t>,</w:t>
      </w:r>
      <w:r>
        <w:t xml:space="preserve"> majd </w:t>
      </w:r>
      <w:r w:rsidRPr="00304D80">
        <w:rPr>
          <w:rFonts w:ascii="Consolas" w:hAnsi="Consolas"/>
          <w:sz w:val="22"/>
          <w:szCs w:val="22"/>
          <w:rPrChange w:id="368" w:author="Dr. Kocsis Gergely" w:date="2021-11-07T22:27:00Z">
            <w:rPr/>
          </w:rPrChange>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7">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rPr>
          <w:ins w:id="369" w:author="Balázs Dán" w:date="2021-11-13T17:49:00Z"/>
        </w:rPr>
      </w:pPr>
      <w:r>
        <w:t>17. ábra: Arduino IDE http response kódrészlet</w:t>
      </w:r>
    </w:p>
    <w:p w14:paraId="667E608A" w14:textId="77777777" w:rsidR="00EA628A" w:rsidRDefault="00EA628A" w:rsidP="00EA628A">
      <w:pPr>
        <w:pStyle w:val="Szvegtrzs"/>
        <w:ind w:firstLine="0"/>
        <w:pPrChange w:id="370" w:author="Balázs Dán" w:date="2021-11-13T17:49:00Z">
          <w:pPr>
            <w:pStyle w:val="Szvegtrzs"/>
            <w:jc w:val="center"/>
          </w:pPr>
        </w:pPrChange>
      </w:pPr>
    </w:p>
    <w:p w14:paraId="0CCEDE95" w14:textId="75DCF81D" w:rsidR="007548C7" w:rsidRDefault="00D57497" w:rsidP="007548C7">
      <w:pPr>
        <w:pStyle w:val="Szvegtrzs"/>
        <w:rPr>
          <w:ins w:id="371" w:author="Balázs Dán" w:date="2021-11-11T14:50:00Z"/>
          <w:noProof/>
        </w:rPr>
      </w:pPr>
      <w:r>
        <w:t xml:space="preserve">Így megtörténik az Arduino és </w:t>
      </w:r>
      <w:del w:id="372" w:author="Balázs Dán" w:date="2021-11-13T15:50:00Z">
        <w:r w:rsidDel="004709E5">
          <w:delText xml:space="preserve">php </w:delText>
        </w:r>
      </w:del>
      <w:ins w:id="373" w:author="Balázs Dán" w:date="2021-11-13T15:50:00Z">
        <w:r w:rsidR="004709E5">
          <w:t>PHP</w:t>
        </w:r>
        <w:r w:rsidR="004709E5">
          <w:t xml:space="preserve"> </w:t>
        </w:r>
      </w:ins>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304D80">
        <w:rPr>
          <w:rFonts w:ascii="Consolas" w:hAnsi="Consolas"/>
          <w:sz w:val="22"/>
          <w:szCs w:val="22"/>
          <w:rPrChange w:id="374" w:author="Dr. Kocsis Gergely" w:date="2021-11-07T22:27:00Z">
            <w:rPr/>
          </w:rPrChange>
        </w:rPr>
        <w:t>users</w:t>
      </w:r>
      <w:r>
        <w:rPr>
          <w:noProof/>
        </w:rPr>
        <w:t>” adattábla „</w:t>
      </w:r>
      <w:r w:rsidRPr="00304D80">
        <w:rPr>
          <w:rFonts w:ascii="Consolas" w:hAnsi="Consolas"/>
          <w:sz w:val="22"/>
          <w:szCs w:val="22"/>
          <w:rPrChange w:id="375" w:author="Dr. Kocsis Gergely" w:date="2021-11-07T22:27:00Z">
            <w:rPr>
              <w:noProof/>
            </w:rPr>
          </w:rPrChange>
        </w:rPr>
        <w:t>isRequested</w:t>
      </w:r>
      <w:r>
        <w:rPr>
          <w:noProof/>
        </w:rPr>
        <w:t>” értékét 1-re a használt „</w:t>
      </w:r>
      <w:r w:rsidRPr="00304D80">
        <w:rPr>
          <w:rFonts w:ascii="Consolas" w:hAnsi="Consolas"/>
          <w:sz w:val="22"/>
          <w:szCs w:val="22"/>
          <w:rPrChange w:id="376" w:author="Dr. Kocsis Gergely" w:date="2021-11-07T22:27:00Z">
            <w:rPr>
              <w:noProof/>
            </w:rPr>
          </w:rPrChange>
        </w:rPr>
        <w:t>rfid_id</w:t>
      </w:r>
      <w:r>
        <w:rPr>
          <w:noProof/>
        </w:rPr>
        <w:t>” és „</w:t>
      </w:r>
      <w:r w:rsidRPr="00304D80">
        <w:rPr>
          <w:rFonts w:ascii="Consolas" w:hAnsi="Consolas"/>
          <w:sz w:val="22"/>
          <w:szCs w:val="22"/>
          <w:rPrChange w:id="377" w:author="Dr. Kocsis Gergely" w:date="2021-11-07T22:27:00Z">
            <w:rPr>
              <w:noProof/>
            </w:rPr>
          </w:rPrChange>
        </w:rPr>
        <w:t>arduino_id</w:t>
      </w:r>
      <w:r>
        <w:rPr>
          <w:noProof/>
        </w:rPr>
        <w:t>”-nál</w:t>
      </w:r>
      <w:del w:id="378" w:author="Balázs Dán" w:date="2021-11-11T14:51:00Z">
        <w:r w:rsidR="00854993" w:rsidDel="006A0719">
          <w:rPr>
            <w:noProof/>
          </w:rPr>
          <w:delText xml:space="preserve"> (18. ábra)</w:delText>
        </w:r>
      </w:del>
      <w:r>
        <w:rPr>
          <w:noProof/>
        </w:rPr>
        <w:t>.</w:t>
      </w:r>
    </w:p>
    <w:p w14:paraId="1AAF14AF" w14:textId="3A2B902E" w:rsidR="006A0719" w:rsidRPr="00AA4D5A" w:rsidRDefault="006A0719" w:rsidP="002D4005">
      <w:pPr>
        <w:pStyle w:val="Szvegtrzs"/>
      </w:pPr>
      <w:ins w:id="379" w:author="Balázs Dán" w:date="2021-11-11T14:50:00Z">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ins>
      <w:ins w:id="380" w:author="Balázs Dán" w:date="2021-11-11T14:51:00Z">
        <w:r w:rsidR="002D4005">
          <w:t xml:space="preserve"> (18. ábra)</w:t>
        </w:r>
      </w:ins>
      <w:ins w:id="381" w:author="Balázs Dán" w:date="2021-11-11T14:50:00Z">
        <w:r>
          <w:t>.</w:t>
        </w:r>
      </w:ins>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8">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rPr>
          <w:ins w:id="382" w:author="Balázs Dán" w:date="2021-11-11T14:52:00Z"/>
        </w:rPr>
      </w:pPr>
      <w:r>
        <w:t xml:space="preserve">18. ábra: </w:t>
      </w:r>
      <w:r w:rsidRPr="006A01AC">
        <w:rPr>
          <w:rFonts w:ascii="Consolas" w:hAnsi="Consolas"/>
          <w:sz w:val="22"/>
          <w:szCs w:val="22"/>
          <w:rPrChange w:id="383" w:author="Dr. Kocsis Gergely" w:date="2021-11-07T22:27:00Z">
            <w:rPr/>
          </w:rPrChange>
        </w:rPr>
        <w:t>open_door.php</w:t>
      </w:r>
      <w:r>
        <w:t xml:space="preserve"> kódrészlet</w:t>
      </w:r>
    </w:p>
    <w:p w14:paraId="1410788F" w14:textId="090B18EA" w:rsidR="002D4005" w:rsidRDefault="002D4005" w:rsidP="002D4005">
      <w:pPr>
        <w:pStyle w:val="Szvegtrzs"/>
        <w:ind w:firstLine="0"/>
        <w:rPr>
          <w:ins w:id="384" w:author="Balázs Dán" w:date="2021-11-11T14:52:00Z"/>
        </w:rPr>
      </w:pPr>
    </w:p>
    <w:p w14:paraId="09C77C90" w14:textId="378FE6A5" w:rsidR="002D4005" w:rsidRDefault="002D4005">
      <w:pPr>
        <w:pStyle w:val="Szvegtrzs"/>
        <w:pPrChange w:id="385" w:author="Balázs Dán" w:date="2021-11-11T14:52:00Z">
          <w:pPr>
            <w:pStyle w:val="Szvegtrzs"/>
            <w:ind w:firstLine="0"/>
            <w:jc w:val="center"/>
          </w:pPr>
        </w:pPrChange>
      </w:pPr>
      <w:ins w:id="386" w:author="Balázs Dán" w:date="2021-11-11T14:52:00Z">
        <w:r>
          <w:t>A kártyaérintés esetén történő GET Request hasonlóan működik az alábbi képen látható GET Request-tel.</w:t>
        </w:r>
      </w:ins>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9">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6A01AC">
        <w:rPr>
          <w:rFonts w:ascii="Consolas" w:hAnsi="Consolas"/>
          <w:sz w:val="22"/>
          <w:szCs w:val="22"/>
          <w:rPrChange w:id="387" w:author="Dr. Kocsis Gergely" w:date="2021-11-07T22:28:00Z">
            <w:rPr>
              <w:noProof/>
            </w:rPr>
          </w:rPrChange>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6A01AC">
        <w:rPr>
          <w:rFonts w:ascii="Consolas" w:hAnsi="Consolas"/>
          <w:sz w:val="22"/>
          <w:szCs w:val="22"/>
          <w:rPrChange w:id="388" w:author="Dr. Kocsis Gergely" w:date="2021-11-07T22:28:00Z">
            <w:rPr>
              <w:noProof/>
            </w:rPr>
          </w:rPrChange>
        </w:rPr>
        <w:t>connection.php</w:t>
      </w:r>
    </w:p>
    <w:p w14:paraId="26366BD8" w14:textId="77777777" w:rsidR="003D4FB7" w:rsidRDefault="003D4FB7" w:rsidP="002A29F0">
      <w:pPr>
        <w:pStyle w:val="Szvegtrzs"/>
        <w:ind w:firstLine="0"/>
        <w:rPr>
          <w:noProof/>
        </w:rPr>
      </w:pPr>
    </w:p>
    <w:p w14:paraId="1A360226" w14:textId="2C1C4027" w:rsidR="007548C7" w:rsidDel="006A0719" w:rsidRDefault="007548C7" w:rsidP="00426208">
      <w:pPr>
        <w:pStyle w:val="Szvegtrzs"/>
        <w:rPr>
          <w:del w:id="389" w:author="Balázs Dán" w:date="2021-11-11T14:50:00Z"/>
        </w:rPr>
      </w:pPr>
      <w:del w:id="390" w:author="Balázs Dán" w:date="2021-11-11T14:50:00Z">
        <w:r w:rsidDel="006A0719">
          <w:rPr>
            <w:noProof/>
          </w:rPr>
          <w:lastRenderedPageBreak/>
          <w:delText>Az Arduino 5 másodpercenként egy másik Get Request-tel adatokat kér le az „</w:delText>
        </w:r>
        <w:r w:rsidRPr="006A01AC" w:rsidDel="006A0719">
          <w:rPr>
            <w:rFonts w:ascii="Consolas" w:hAnsi="Consolas"/>
            <w:sz w:val="22"/>
            <w:szCs w:val="22"/>
            <w:rPrChange w:id="391" w:author="Dr. Kocsis Gergely" w:date="2021-11-07T22:28:00Z">
              <w:rPr>
                <w:noProof/>
              </w:rPr>
            </w:rPrChange>
          </w:rPr>
          <w:delText>open_door.php</w:delText>
        </w:r>
        <w:r w:rsidDel="006A0719">
          <w:rPr>
            <w:noProof/>
          </w:rPr>
          <w:delText>”-n keresztül az „</w:delText>
        </w:r>
        <w:r w:rsidRPr="006A01AC" w:rsidDel="006A0719">
          <w:rPr>
            <w:rFonts w:ascii="Consolas" w:hAnsi="Consolas"/>
            <w:sz w:val="22"/>
            <w:szCs w:val="22"/>
            <w:rPrChange w:id="392" w:author="Dr. Kocsis Gergely" w:date="2021-11-07T22:28:00Z">
              <w:rPr>
                <w:noProof/>
              </w:rPr>
            </w:rPrChange>
          </w:rPr>
          <w:delText>rfid_manager</w:delText>
        </w:r>
        <w:r w:rsidDel="006A0719">
          <w:rPr>
            <w:noProof/>
          </w:rPr>
          <w:delText>” adattáblából. Ha van olyan rekord, ahol az „</w:delText>
        </w:r>
        <w:r w:rsidRPr="006A01AC" w:rsidDel="006A0719">
          <w:rPr>
            <w:rFonts w:ascii="Consolas" w:hAnsi="Consolas"/>
            <w:sz w:val="22"/>
            <w:szCs w:val="22"/>
            <w:rPrChange w:id="393" w:author="Dr. Kocsis Gergely" w:date="2021-11-07T22:28:00Z">
              <w:rPr>
                <w:noProof/>
              </w:rPr>
            </w:rPrChange>
          </w:rPr>
          <w:delText>arduino_id</w:delText>
        </w:r>
        <w:r w:rsidDel="006A0719">
          <w:rPr>
            <w:noProof/>
          </w:rPr>
          <w:delText>” az Arduino ID-val megegyezik és annak az „</w:delText>
        </w:r>
        <w:r w:rsidRPr="006A01AC" w:rsidDel="006A0719">
          <w:rPr>
            <w:rFonts w:ascii="Consolas" w:hAnsi="Consolas"/>
            <w:sz w:val="22"/>
            <w:szCs w:val="22"/>
            <w:rPrChange w:id="394" w:author="Dr. Kocsis Gergely" w:date="2021-11-07T22:28:00Z">
              <w:rPr>
                <w:noProof/>
              </w:rPr>
            </w:rPrChange>
          </w:rPr>
          <w:delText>isRequested</w:delText>
        </w:r>
        <w:r w:rsidDel="006A0719">
          <w:rPr>
            <w:noProof/>
          </w:rPr>
          <w:delText>” értéke 1, akkor kinyitja az ajtót, majd az összes „</w:delText>
        </w:r>
        <w:r w:rsidRPr="00EF5044" w:rsidDel="006A0719">
          <w:rPr>
            <w:rFonts w:ascii="Consolas" w:hAnsi="Consolas"/>
            <w:sz w:val="22"/>
            <w:szCs w:val="22"/>
            <w:rPrChange w:id="395" w:author="Dr. Kocsis Gergely" w:date="2021-11-07T22:28:00Z">
              <w:rPr>
                <w:noProof/>
              </w:rPr>
            </w:rPrChange>
          </w:rPr>
          <w:delText>isRequested</w:delText>
        </w:r>
        <w:r w:rsidDel="006A0719">
          <w:rPr>
            <w:noProof/>
          </w:rPr>
          <w:delText>” értéket frissíti 0-ra a használt Arduino ID-nál és log-olja az ajtónyitást.</w:delText>
        </w:r>
        <w:r w:rsidR="00426208" w:rsidDel="006A0719">
          <w:rPr>
            <w:noProof/>
          </w:rPr>
          <w:delText xml:space="preserve"> </w:delText>
        </w:r>
        <w:r w:rsidDel="006A0719">
          <w:delText>Applikációból csak olyan rekorddal küldhetünk Post Request-et, amelynek ajtónyitási státusza 1 az adott Arduino ID esetében.</w:delText>
        </w:r>
      </w:del>
    </w:p>
    <w:p w14:paraId="74B9EACF" w14:textId="6FD28086" w:rsidR="00426208" w:rsidDel="006A0719" w:rsidRDefault="00426208" w:rsidP="00426208">
      <w:pPr>
        <w:pStyle w:val="Szvegtrzs"/>
        <w:rPr>
          <w:del w:id="396" w:author="Balázs Dán" w:date="2021-11-11T14:50:00Z"/>
        </w:rPr>
      </w:pPr>
      <w:del w:id="397" w:author="Balázs Dán" w:date="2021-11-11T14:50:00Z">
        <w:r w:rsidDel="006A0719">
          <w:delText>A kártyaérintés esetén történő GET Request hasonlóan működik a 19. ábrán látható GET Request-tel.</w:delText>
        </w:r>
      </w:del>
    </w:p>
    <w:p w14:paraId="79EC7566" w14:textId="333F4458" w:rsidR="00D57497" w:rsidRDefault="00D57497" w:rsidP="003C2D3F">
      <w:pPr>
        <w:pStyle w:val="Cmsor2"/>
        <w:spacing w:after="0"/>
      </w:pPr>
      <w:r>
        <w:t xml:space="preserve">A kamerarendszer </w:t>
      </w:r>
      <w:del w:id="398" w:author="Dr. Kocsis Gergely" w:date="2021-11-07T22:28:00Z">
        <w:r w:rsidDel="00EF5044">
          <w:delText>le</w:delText>
        </w:r>
      </w:del>
      <w:r>
        <w:t>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ins w:id="399" w:author="Balázs Dán" w:date="2021-11-13T17:50:00Z">
        <w:r w:rsidR="007E73CA">
          <w:t xml:space="preserve"> </w:t>
        </w:r>
        <w:r w:rsidR="007E73CA">
          <w:fldChar w:fldCharType="begin"/>
        </w:r>
        <w:r w:rsidR="007E73CA">
          <w:instrText xml:space="preserve"> REF _Ref87374025 \r \h </w:instrText>
        </w:r>
      </w:ins>
      <w:r w:rsidR="007E73CA">
        <w:fldChar w:fldCharType="separate"/>
      </w:r>
      <w:ins w:id="400" w:author="Balázs Dán" w:date="2021-11-13T17:50:00Z">
        <w:r w:rsidR="007E73CA">
          <w:t>[19]</w:t>
        </w:r>
        <w:r w:rsidR="007E73CA">
          <w:fldChar w:fldCharType="end"/>
        </w:r>
      </w:ins>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055249" w:rsidP="003C2D3F">
      <w:pPr>
        <w:pStyle w:val="Szvegtrzs"/>
        <w:numPr>
          <w:ilvl w:val="0"/>
          <w:numId w:val="19"/>
        </w:numPr>
      </w:pPr>
      <w:hyperlink r:id="rId40" w:history="1">
        <w:r w:rsidR="00D57497" w:rsidRPr="00250C66">
          <w:rPr>
            <w:rStyle w:val="Hiperhivatkozs"/>
          </w:rPr>
          <w:t>https://dl.espressif.com/dl/package_esp32_index.json</w:t>
        </w:r>
      </w:hyperlink>
      <w:r w:rsidR="00D57497" w:rsidRPr="000B4FFF">
        <w:t>,</w:t>
      </w:r>
    </w:p>
    <w:p w14:paraId="06863B8D" w14:textId="77777777" w:rsidR="00D57497" w:rsidRDefault="00055249" w:rsidP="003C2D3F">
      <w:pPr>
        <w:pStyle w:val="Szvegtrzs"/>
        <w:numPr>
          <w:ilvl w:val="0"/>
          <w:numId w:val="19"/>
        </w:numPr>
      </w:pPr>
      <w:hyperlink r:id="rId41"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2990C75A" w:rsidR="002D2A96" w:rsidRDefault="002D2A96" w:rsidP="002D2A96">
      <w:pPr>
        <w:pStyle w:val="Szvegtrzs"/>
        <w:numPr>
          <w:ilvl w:val="0"/>
          <w:numId w:val="24"/>
        </w:numPr>
      </w:pPr>
      <w:r>
        <w:t>„ESP32-CAM Post Images to Local or Cloud Server using PHP (Photo Manager)</w:t>
      </w:r>
      <w:ins w:id="401" w:author="Balázs Dán" w:date="2021-11-09T18:13:00Z">
        <w:r w:rsidR="00984155">
          <w:t>”</w:t>
        </w:r>
      </w:ins>
      <w:ins w:id="402" w:author="Balázs Dán" w:date="2021-11-13T17:50:00Z">
        <w:r w:rsidR="003C4021">
          <w:t xml:space="preserve"> </w:t>
        </w:r>
        <w:r w:rsidR="003C4021">
          <w:fldChar w:fldCharType="begin"/>
        </w:r>
        <w:r w:rsidR="003C4021">
          <w:instrText xml:space="preserve"> REF _Ref87373415 \r \h </w:instrText>
        </w:r>
      </w:ins>
      <w:r w:rsidR="003C4021">
        <w:fldChar w:fldCharType="separate"/>
      </w:r>
      <w:ins w:id="403" w:author="Balázs Dán" w:date="2021-11-13T17:50:00Z">
        <w:r w:rsidR="003C4021">
          <w:t>[17]</w:t>
        </w:r>
        <w:r w:rsidR="003C4021">
          <w:fldChar w:fldCharType="end"/>
        </w:r>
        <w:r w:rsidR="003C4021" w:rsidDel="00984155">
          <w:t xml:space="preserve"> </w:t>
        </w:r>
      </w:ins>
      <w:del w:id="404" w:author="Balázs Dán" w:date="2021-11-09T18:13:00Z">
        <w:r w:rsidDel="00984155">
          <w:br/>
          <w:delText>(15. hivatkozás)”</w:delText>
        </w:r>
      </w:del>
    </w:p>
    <w:p w14:paraId="6538F7F9" w14:textId="33111D39" w:rsidR="00A61381" w:rsidRDefault="00A61381" w:rsidP="00A61381">
      <w:pPr>
        <w:pStyle w:val="Szvegtrzs"/>
        <w:numPr>
          <w:ilvl w:val="0"/>
          <w:numId w:val="24"/>
        </w:numPr>
      </w:pPr>
      <w:r>
        <w:t>„</w:t>
      </w:r>
      <w:r w:rsidR="002C1705">
        <w:t>How to Access ESP32-CAM Worldwide using ngrok”</w:t>
      </w:r>
      <w:ins w:id="405" w:author="Balázs Dán" w:date="2021-11-13T17:50:00Z">
        <w:r w:rsidR="00BC31B1">
          <w:t xml:space="preserve"> </w:t>
        </w:r>
        <w:r w:rsidR="00BC31B1">
          <w:fldChar w:fldCharType="begin"/>
        </w:r>
        <w:r w:rsidR="00BC31B1">
          <w:instrText xml:space="preserve"> REF _Ref87374238 \r \h </w:instrText>
        </w:r>
      </w:ins>
      <w:r w:rsidR="00BC31B1">
        <w:fldChar w:fldCharType="separate"/>
      </w:r>
      <w:ins w:id="406" w:author="Balázs Dán" w:date="2021-11-13T17:50:00Z">
        <w:r w:rsidR="00BC31B1">
          <w:t>[20]</w:t>
        </w:r>
        <w:r w:rsidR="00BC31B1">
          <w:fldChar w:fldCharType="end"/>
        </w:r>
      </w:ins>
      <w:del w:id="407" w:author="Balázs Dán" w:date="2021-11-09T18:14:00Z">
        <w:r w:rsidR="002C1705" w:rsidDel="00984155">
          <w:delText xml:space="preserve"> </w:delText>
        </w:r>
        <w:r w:rsidDel="00984155">
          <w:delText xml:space="preserve">(16. hivatkozás)”; </w:delText>
        </w:r>
      </w:del>
    </w:p>
    <w:p w14:paraId="79EFB10B" w14:textId="0368076B" w:rsidR="00C87AB0" w:rsidDel="00EF5044" w:rsidRDefault="00C87AB0" w:rsidP="00C87AB0">
      <w:pPr>
        <w:pStyle w:val="Szvegtrzs"/>
        <w:ind w:firstLine="0"/>
        <w:rPr>
          <w:del w:id="408" w:author="Dr. Kocsis Gergely" w:date="2021-11-07T22:29:00Z"/>
        </w:rPr>
      </w:pP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pPr>
        <w:pStyle w:val="Szvegtrzs"/>
        <w:ind w:firstLine="0"/>
        <w:jc w:val="center"/>
        <w:pPrChange w:id="409" w:author="Dr. Kocsis Gergely" w:date="2021-11-07T22:29:00Z">
          <w:pPr>
            <w:pStyle w:val="Szvegtrzs"/>
            <w:ind w:firstLine="0"/>
          </w:pPr>
        </w:pPrChange>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42">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267E7A45" w14:textId="02B0CA46" w:rsidR="00CE41F7" w:rsidDel="00EF5044" w:rsidRDefault="00CE41F7" w:rsidP="003C2D3F">
      <w:pPr>
        <w:pStyle w:val="Szvegtrzs"/>
        <w:ind w:firstLine="0"/>
        <w:rPr>
          <w:del w:id="410" w:author="Dr. Kocsis Gergely" w:date="2021-11-07T22:29:00Z"/>
        </w:rPr>
      </w:pPr>
    </w:p>
    <w:p w14:paraId="1C59A54C" w14:textId="65020002" w:rsidR="00D57497" w:rsidRDefault="001F6C5E" w:rsidP="003C2D3F">
      <w:pPr>
        <w:pStyle w:val="Szvegtrzs"/>
        <w:ind w:firstLine="426"/>
        <w:jc w:val="center"/>
      </w:pPr>
      <w:r>
        <w:t>20</w:t>
      </w:r>
      <w:r w:rsidR="00D57497">
        <w:t>. ábra: Szükséges library-k</w:t>
      </w:r>
    </w:p>
    <w:p w14:paraId="15C0DF63" w14:textId="2369B387"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ins w:id="411" w:author="Balázs Dán" w:date="2021-11-13T15:50:00Z">
        <w:r w:rsidR="004709E5">
          <w:t>„</w:t>
        </w:r>
      </w:ins>
      <w:r w:rsidRPr="004709E5">
        <w:rPr>
          <w:rFonts w:ascii="Consolas" w:hAnsi="Consolas"/>
          <w:sz w:val="22"/>
          <w:szCs w:val="22"/>
          <w:rPrChange w:id="412" w:author="Balázs Dán" w:date="2021-11-13T15:51:00Z">
            <w:rPr/>
          </w:rPrChange>
        </w:rPr>
        <w:t>upload.php</w:t>
      </w:r>
      <w:ins w:id="413" w:author="Balázs Dán" w:date="2021-11-13T15:50:00Z">
        <w:r w:rsidR="004709E5">
          <w:t>”</w:t>
        </w:r>
      </w:ins>
      <w:r>
        <w:t xml:space="preserve"> </w:t>
      </w:r>
      <w:ins w:id="414" w:author="Balázs Dán" w:date="2021-11-13T15:50:00Z">
        <w:r w:rsidR="004709E5">
          <w:t xml:space="preserve">backend fájl </w:t>
        </w:r>
      </w:ins>
      <w:r>
        <w:lastRenderedPageBreak/>
        <w:t>fogja elvégezni majd a képfeltöltést. Azt az Arduino ID-t adtam meg, amelyik a beléptető rendszert kezeli.</w:t>
      </w:r>
    </w:p>
    <w:p w14:paraId="037A9F22" w14:textId="6978A6BD" w:rsidR="003A4EF3" w:rsidRDefault="00847EA0" w:rsidP="003A4EF3">
      <w:pPr>
        <w:pStyle w:val="Szvegtrzs"/>
        <w:ind w:firstLine="0"/>
      </w:pPr>
      <w:r>
        <w:rPr>
          <w:noProof/>
        </w:rPr>
        <w:drawing>
          <wp:inline distT="0" distB="0" distL="0" distR="0" wp14:anchorId="54A195EC" wp14:editId="53A34A50">
            <wp:extent cx="5333333" cy="1533333"/>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_variables.PNG"/>
                    <pic:cNvPicPr/>
                  </pic:nvPicPr>
                  <pic:blipFill>
                    <a:blip r:embed="rId43">
                      <a:extLst>
                        <a:ext uri="{28A0092B-C50C-407E-A947-70E740481C1C}">
                          <a14:useLocalDpi xmlns:a14="http://schemas.microsoft.com/office/drawing/2010/main" val="0"/>
                        </a:ext>
                      </a:extLst>
                    </a:blip>
                    <a:stretch>
                      <a:fillRect/>
                    </a:stretch>
                  </pic:blipFill>
                  <pic:spPr>
                    <a:xfrm>
                      <a:off x="0" y="0"/>
                      <a:ext cx="5333333" cy="1533333"/>
                    </a:xfrm>
                    <a:prstGeom prst="rect">
                      <a:avLst/>
                    </a:prstGeom>
                  </pic:spPr>
                </pic:pic>
              </a:graphicData>
            </a:graphic>
          </wp:inline>
        </w:drawing>
      </w:r>
    </w:p>
    <w:p w14:paraId="522BC7E1" w14:textId="3BFB5517" w:rsidR="00D57497" w:rsidRDefault="00D57497" w:rsidP="003C2D3F">
      <w:pPr>
        <w:pStyle w:val="Szvegtrzs"/>
        <w:ind w:firstLine="0"/>
        <w:jc w:val="center"/>
      </w:pPr>
      <w:r>
        <w:t>2</w:t>
      </w:r>
      <w:r w:rsidR="00427509">
        <w:t>1</w:t>
      </w:r>
      <w:r>
        <w:t>. ábra: Szükséges változók definiálása</w:t>
      </w:r>
    </w:p>
    <w:p w14:paraId="33FC35D0" w14:textId="77777777" w:rsidR="007B3C94" w:rsidRPr="009D66B0" w:rsidRDefault="007B3C94" w:rsidP="007B3C94">
      <w:pPr>
        <w:pStyle w:val="Szvegtrzs"/>
        <w:ind w:firstLine="0"/>
        <w:rPr>
          <w:sz w:val="12"/>
          <w:szCs w:val="12"/>
          <w:rPrChange w:id="415" w:author="Dr. Kocsis Gergely" w:date="2021-11-07T22:30:00Z">
            <w:rPr/>
          </w:rPrChange>
        </w:rPr>
      </w:pPr>
    </w:p>
    <w:p w14:paraId="37A0E01D" w14:textId="6E5B7AE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ins w:id="416" w:author="Balázs Dán" w:date="2021-11-13T17:51:00Z">
        <w:r w:rsidR="00BC31B1">
          <w:t xml:space="preserve"> </w:t>
        </w:r>
        <w:r w:rsidR="00BC31B1">
          <w:fldChar w:fldCharType="begin"/>
        </w:r>
        <w:r w:rsidR="00BC31B1">
          <w:instrText xml:space="preserve"> REF _Ref87374466 \r \h </w:instrText>
        </w:r>
      </w:ins>
      <w:r w:rsidR="00BC31B1">
        <w:fldChar w:fldCharType="separate"/>
      </w:r>
      <w:ins w:id="417" w:author="Balázs Dán" w:date="2021-11-13T17:51:00Z">
        <w:r w:rsidR="00BC31B1">
          <w:t>[21]</w:t>
        </w:r>
        <w:r w:rsidR="00BC31B1">
          <w:fldChar w:fldCharType="end"/>
        </w:r>
      </w:ins>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D03C27D">
            <wp:extent cx="2209800" cy="3333115"/>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4">
                      <a:extLst>
                        <a:ext uri="{28A0092B-C50C-407E-A947-70E740481C1C}">
                          <a14:useLocalDpi xmlns:a14="http://schemas.microsoft.com/office/drawing/2010/main" val="0"/>
                        </a:ext>
                      </a:extLst>
                    </a:blip>
                    <a:stretch>
                      <a:fillRect/>
                    </a:stretch>
                  </pic:blipFill>
                  <pic:spPr>
                    <a:xfrm>
                      <a:off x="0" y="0"/>
                      <a:ext cx="2220080" cy="3348620"/>
                    </a:xfrm>
                    <a:prstGeom prst="rect">
                      <a:avLst/>
                    </a:prstGeom>
                  </pic:spPr>
                </pic:pic>
              </a:graphicData>
            </a:graphic>
          </wp:inline>
        </w:drawing>
      </w:r>
    </w:p>
    <w:p w14:paraId="73AC9309" w14:textId="20F0977C" w:rsidR="002F6ED0" w:rsidRDefault="00D57497" w:rsidP="006F7749">
      <w:pPr>
        <w:pStyle w:val="Szvegtrzs"/>
        <w:ind w:firstLine="0"/>
        <w:jc w:val="center"/>
      </w:pPr>
      <w:r>
        <w:t>2</w:t>
      </w:r>
      <w:r w:rsidR="00CB3DA9">
        <w:t>2</w:t>
      </w:r>
      <w:r>
        <w:t>. ábra: Kameramodel definiálása</w:t>
      </w:r>
    </w:p>
    <w:p w14:paraId="259680E1" w14:textId="06110864" w:rsidR="002F6ED0" w:rsidDel="009D66B0" w:rsidRDefault="002F6ED0" w:rsidP="002F6ED0">
      <w:pPr>
        <w:pStyle w:val="Szvegtrzs"/>
        <w:ind w:firstLine="0"/>
        <w:rPr>
          <w:del w:id="418" w:author="Dr. Kocsis Gergely" w:date="2021-11-07T22:30:00Z"/>
        </w:rPr>
      </w:pPr>
    </w:p>
    <w:p w14:paraId="5A86092D" w14:textId="079B80EC" w:rsidR="00902DA1" w:rsidRDefault="00D57497" w:rsidP="003C2D3F">
      <w:pPr>
        <w:pStyle w:val="Szvegtrzs"/>
        <w:ind w:firstLine="426"/>
      </w:pPr>
      <w:r>
        <w:t xml:space="preserve">A </w:t>
      </w:r>
      <w:r w:rsidRPr="009D66B0">
        <w:rPr>
          <w:rFonts w:ascii="Consolas" w:hAnsi="Consolas"/>
          <w:sz w:val="22"/>
          <w:szCs w:val="22"/>
          <w:rPrChange w:id="419" w:author="Dr. Kocsis Gergely" w:date="2021-11-07T22:30:00Z">
            <w:rPr/>
          </w:rPrChange>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teljesen megegyezik a Random Nerd Tutorials által publikált „ESP32-CAM Post Images to Local or Cloud Server using PHP (Photo 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510EC2">
        <w:rPr>
          <w:rFonts w:ascii="Consolas" w:hAnsi="Consolas"/>
          <w:sz w:val="22"/>
          <w:szCs w:val="22"/>
          <w:rPrChange w:id="420" w:author="Dr. Kocsis Gergely" w:date="2021-11-07T22:31:00Z">
            <w:rPr/>
          </w:rPrChange>
        </w:rPr>
        <w:t>filename</w:t>
      </w:r>
      <w:r w:rsidR="00EF1868">
        <w:t>”</w:t>
      </w:r>
      <w:r w:rsidR="00AC2BB8">
        <w:t>-nél</w:t>
      </w:r>
      <w:ins w:id="421" w:author="Balázs Dán" w:date="2021-11-13T17:51:00Z">
        <w:r w:rsidR="00BC31B1">
          <w:t xml:space="preserve"> </w:t>
        </w:r>
        <w:r w:rsidR="00BC31B1">
          <w:fldChar w:fldCharType="begin"/>
        </w:r>
        <w:r w:rsidR="00BC31B1">
          <w:instrText xml:space="preserve"> REF _Ref87373415 \r \h </w:instrText>
        </w:r>
      </w:ins>
      <w:r w:rsidR="00BC31B1">
        <w:fldChar w:fldCharType="separate"/>
      </w:r>
      <w:ins w:id="422" w:author="Balázs Dán" w:date="2021-11-13T17:51:00Z">
        <w:r w:rsidR="00BC31B1">
          <w:t>[17]</w:t>
        </w:r>
        <w:r w:rsidR="00BC31B1">
          <w:fldChar w:fldCharType="end"/>
        </w:r>
      </w:ins>
      <w:r w:rsidR="0034712E">
        <w:t xml:space="preserve">. </w:t>
      </w:r>
      <w:r>
        <w:t xml:space="preserve">A </w:t>
      </w:r>
      <w:r>
        <w:lastRenderedPageBreak/>
        <w:t>mozgásérzékelős Photo Capture nem készít webes felületet, hanem közvetlenül az „</w:t>
      </w:r>
      <w:r w:rsidRPr="00510EC2">
        <w:rPr>
          <w:rFonts w:ascii="Consolas" w:hAnsi="Consolas"/>
          <w:sz w:val="22"/>
          <w:szCs w:val="22"/>
          <w:rPrChange w:id="423" w:author="Dr. Kocsis Gergely" w:date="2021-11-07T22:31:00Z">
            <w:rPr/>
          </w:rPrChange>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510EC2">
        <w:rPr>
          <w:rFonts w:ascii="Consolas" w:hAnsi="Consolas"/>
          <w:sz w:val="22"/>
          <w:szCs w:val="22"/>
          <w:rPrChange w:id="424" w:author="Dr. Kocsis Gergely" w:date="2021-11-07T22:31:00Z">
            <w:rPr/>
          </w:rPrChange>
        </w:rPr>
        <w:t>uploads.php</w:t>
      </w:r>
      <w:r>
        <w:t>”</w:t>
      </w:r>
      <w:r w:rsidR="008E3290">
        <w:t xml:space="preserve"> fájl</w:t>
      </w:r>
      <w:r>
        <w:t>ban szereplő kód felhasználásával készítettem el a saját „</w:t>
      </w:r>
      <w:r w:rsidRPr="00510EC2">
        <w:rPr>
          <w:rFonts w:ascii="Consolas" w:hAnsi="Consolas"/>
          <w:sz w:val="22"/>
          <w:szCs w:val="22"/>
          <w:rPrChange w:id="425" w:author="Dr. Kocsis Gergely" w:date="2021-11-07T22:31:00Z">
            <w:rPr/>
          </w:rPrChange>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rPr>
          <w:ins w:id="426" w:author="Balázs Dán" w:date="2021-11-09T18:36:00Z"/>
        </w:rP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5">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pPr>
        <w:pStyle w:val="Szvegtrzs"/>
        <w:ind w:firstLine="0"/>
        <w:pPrChange w:id="427" w:author="Balázs Dán" w:date="2021-11-09T18:36:00Z">
          <w:pPr>
            <w:pStyle w:val="Szvegtrzs"/>
            <w:ind w:firstLine="426"/>
            <w:jc w:val="center"/>
          </w:pPr>
        </w:pPrChange>
      </w:pPr>
    </w:p>
    <w:p w14:paraId="12541DF7" w14:textId="7D5FB172" w:rsidR="00D57497" w:rsidRDefault="00D57497" w:rsidP="000A5275">
      <w:pPr>
        <w:pStyle w:val="Szvegtrzs"/>
        <w:ind w:firstLine="426"/>
      </w:pPr>
      <w:r>
        <w:t>Ha létezik „</w:t>
      </w:r>
      <w:r w:rsidRPr="00510EC2">
        <w:rPr>
          <w:rFonts w:ascii="Consolas" w:hAnsi="Consolas"/>
          <w:sz w:val="22"/>
          <w:szCs w:val="22"/>
          <w:rPrChange w:id="428" w:author="Dr. Kocsis Gergely" w:date="2021-11-07T22:31:00Z">
            <w:rPr/>
          </w:rPrChange>
        </w:rPr>
        <w:t>arduino_id</w:t>
      </w:r>
      <w:r>
        <w:t>”, és az upload státusz az True, akkor megtörténik a fájl áthelyezése, valamint a fájl neve és az Arduino ID feltöltődik a „</w:t>
      </w:r>
      <w:r w:rsidRPr="00510EC2">
        <w:rPr>
          <w:rFonts w:ascii="Consolas" w:hAnsi="Consolas"/>
          <w:sz w:val="22"/>
          <w:szCs w:val="22"/>
          <w:rPrChange w:id="429" w:author="Dr. Kocsis Gergely" w:date="2021-11-07T22:31:00Z">
            <w:rPr/>
          </w:rPrChange>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6">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rPr>
          <w:ins w:id="430" w:author="Balázs Dán" w:date="2021-11-09T18:36:00Z"/>
        </w:rPr>
      </w:pPr>
      <w:r>
        <w:t>2</w:t>
      </w:r>
      <w:r w:rsidR="00D72A3E">
        <w:t>4</w:t>
      </w:r>
      <w:r>
        <w:t xml:space="preserve">. ábra: </w:t>
      </w:r>
      <w:r w:rsidRPr="00510EC2">
        <w:rPr>
          <w:rFonts w:ascii="Consolas" w:hAnsi="Consolas"/>
          <w:sz w:val="22"/>
          <w:szCs w:val="22"/>
          <w:rPrChange w:id="431" w:author="Dr. Kocsis Gergely" w:date="2021-11-07T22:32:00Z">
            <w:rPr/>
          </w:rPrChange>
        </w:rPr>
        <w:t>uploads.php</w:t>
      </w:r>
      <w:r>
        <w:t xml:space="preserve"> kódrészlet</w:t>
      </w:r>
    </w:p>
    <w:p w14:paraId="365169D7" w14:textId="77777777" w:rsidR="000F334A" w:rsidRDefault="000F334A">
      <w:pPr>
        <w:pStyle w:val="Szvegtrzs"/>
        <w:ind w:firstLine="0"/>
        <w:pPrChange w:id="432" w:author="Balázs Dán" w:date="2021-11-09T18:36:00Z">
          <w:pPr>
            <w:pStyle w:val="Szvegtrzs"/>
            <w:ind w:firstLine="0"/>
            <w:jc w:val="center"/>
          </w:pPr>
        </w:pPrChange>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ins w:id="433" w:author="Balázs Dán" w:date="2021-11-13T18:00:00Z">
        <w:r w:rsidR="00771D1C">
          <w:t xml:space="preserve"> </w:t>
        </w:r>
        <w:r w:rsidR="00771D1C">
          <w:fldChar w:fldCharType="begin"/>
        </w:r>
        <w:r w:rsidR="00771D1C">
          <w:instrText xml:space="preserve"> REF _Ref87374991 \r \h </w:instrText>
        </w:r>
      </w:ins>
      <w:r w:rsidR="00771D1C">
        <w:fldChar w:fldCharType="separate"/>
      </w:r>
      <w:ins w:id="434" w:author="Balázs Dán" w:date="2021-11-13T18:00:00Z">
        <w:r w:rsidR="00771D1C">
          <w:t>[22]</w:t>
        </w:r>
        <w:r w:rsidR="00771D1C">
          <w:fldChar w:fldCharType="end"/>
        </w:r>
      </w:ins>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7">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ins w:id="435" w:author="Balázs Dán" w:date="2021-11-13T18:00:00Z">
        <w:r w:rsidR="00EC0741">
          <w:t xml:space="preserve"> </w:t>
        </w:r>
        <w:r w:rsidR="00EC0741">
          <w:fldChar w:fldCharType="begin"/>
        </w:r>
        <w:r w:rsidR="00EC0741">
          <w:instrText xml:space="preserve"> REF _Ref87374238 \r \h </w:instrText>
        </w:r>
      </w:ins>
      <w:r w:rsidR="00EC0741">
        <w:fldChar w:fldCharType="separate"/>
      </w:r>
      <w:ins w:id="436" w:author="Balázs Dán" w:date="2021-11-13T18:00:00Z">
        <w:r w:rsidR="00EC0741">
          <w:t>[20]</w:t>
        </w:r>
        <w:r w:rsidR="00EC0741">
          <w:fldChar w:fldCharType="end"/>
        </w:r>
      </w:ins>
      <w:r>
        <w:t>.</w:t>
      </w:r>
      <w:r w:rsidR="008C2810">
        <w:t xml:space="preserve"> A 25. ábrán látható </w:t>
      </w:r>
      <w:r w:rsidR="008C2810" w:rsidRPr="00510EC2">
        <w:rPr>
          <w:rFonts w:ascii="Consolas" w:hAnsi="Consolas"/>
          <w:sz w:val="22"/>
          <w:szCs w:val="22"/>
          <w:rPrChange w:id="437" w:author="Dr. Kocsis Gergely" w:date="2021-11-07T22:32:00Z">
            <w:rPr/>
          </w:rPrChange>
        </w:rPr>
        <w:t>http_res()</w:t>
      </w:r>
      <w:r w:rsidR="008C2810">
        <w:t xml:space="preserve"> és a </w:t>
      </w:r>
      <w:r w:rsidR="008C2810" w:rsidRPr="00510EC2">
        <w:rPr>
          <w:rFonts w:ascii="Consolas" w:hAnsi="Consolas"/>
          <w:sz w:val="22"/>
          <w:szCs w:val="22"/>
          <w:rPrChange w:id="438" w:author="Dr. Kocsis Gergely" w:date="2021-11-07T22:32:00Z">
            <w:rPr/>
          </w:rPrChange>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pPr>
        <w:pStyle w:val="Szvegtrzs"/>
        <w:spacing w:before="240"/>
        <w:ind w:firstLine="426"/>
        <w:pPrChange w:id="439" w:author="Dr. Kocsis Gergely" w:date="2021-11-07T22:32:00Z">
          <w:pPr>
            <w:pStyle w:val="Szvegtrzs"/>
            <w:ind w:firstLine="426"/>
          </w:pPr>
        </w:pPrChange>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8">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B8040F">
        <w:rPr>
          <w:rFonts w:ascii="Consolas" w:hAnsi="Consolas"/>
          <w:sz w:val="22"/>
          <w:szCs w:val="22"/>
          <w:rPrChange w:id="440" w:author="Dr. Kocsis Gergely" w:date="2021-11-07T22:36:00Z">
            <w:rPr/>
          </w:rPrChange>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9">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30268A">
        <w:rPr>
          <w:rFonts w:ascii="Consolas" w:hAnsi="Consolas"/>
          <w:sz w:val="22"/>
          <w:szCs w:val="22"/>
          <w:rPrChange w:id="441" w:author="Dr. Kocsis Gergely" w:date="2021-11-07T22:36:00Z">
            <w:rPr/>
          </w:rPrChange>
        </w:rPr>
        <w:t>AsyncStorage</w:t>
      </w:r>
      <w:r>
        <w:t xml:space="preserve">-ba elmentett értékkel) vagy átléphetünk a </w:t>
      </w:r>
      <w:r w:rsidRPr="0030268A">
        <w:rPr>
          <w:rFonts w:ascii="Consolas" w:hAnsi="Consolas"/>
          <w:sz w:val="22"/>
          <w:szCs w:val="22"/>
          <w:rPrChange w:id="442" w:author="Dr. Kocsis Gergely" w:date="2021-11-07T22:36:00Z">
            <w:rPr/>
          </w:rPrChange>
        </w:rPr>
        <w:t>Registration View</w:t>
      </w:r>
      <w:r>
        <w:t xml:space="preserve">-ra, ha nem rendelkezünk még regisztrált felhasználói fiókkal. A </w:t>
      </w:r>
      <w:r w:rsidRPr="0030268A">
        <w:rPr>
          <w:rFonts w:ascii="Consolas" w:hAnsi="Consolas"/>
          <w:sz w:val="22"/>
          <w:szCs w:val="22"/>
          <w:rPrChange w:id="443" w:author="Dr. Kocsis Gergely" w:date="2021-11-07T22:36:00Z">
            <w:rPr/>
          </w:rPrChange>
        </w:rPr>
        <w:t>Registration View</w:t>
      </w:r>
      <w:r>
        <w:t xml:space="preserve">-nál az adatokat négy </w:t>
      </w:r>
      <w:r w:rsidRPr="0030268A">
        <w:rPr>
          <w:rFonts w:ascii="Consolas" w:hAnsi="Consolas"/>
          <w:sz w:val="22"/>
          <w:szCs w:val="22"/>
          <w:rPrChange w:id="444" w:author="Dr. Kocsis Gergely" w:date="2021-11-07T22:36:00Z">
            <w:rPr/>
          </w:rPrChange>
        </w:rPr>
        <w:t>Text Field</w:t>
      </w:r>
      <w:r>
        <w:t xml:space="preserve"> kezeli az input-okat, amelyek az „</w:t>
      </w:r>
      <w:r w:rsidRPr="0030268A">
        <w:rPr>
          <w:rFonts w:ascii="Consolas" w:hAnsi="Consolas"/>
          <w:sz w:val="22"/>
          <w:szCs w:val="22"/>
          <w:rPrChange w:id="445" w:author="Dr. Kocsis Gergely" w:date="2021-11-07T22:36:00Z">
            <w:rPr/>
          </w:rPrChange>
        </w:rPr>
        <w:t>E-mail</w:t>
      </w:r>
      <w:r>
        <w:t>”, „</w:t>
      </w:r>
      <w:r w:rsidRPr="0030268A">
        <w:rPr>
          <w:rFonts w:ascii="Consolas" w:hAnsi="Consolas"/>
          <w:sz w:val="22"/>
          <w:szCs w:val="22"/>
          <w:rPrChange w:id="446" w:author="Dr. Kocsis Gergely" w:date="2021-11-07T22:36:00Z">
            <w:rPr/>
          </w:rPrChange>
        </w:rPr>
        <w:t>Username</w:t>
      </w:r>
      <w:r>
        <w:t>”, „</w:t>
      </w:r>
      <w:r w:rsidRPr="0030268A">
        <w:rPr>
          <w:rFonts w:ascii="Consolas" w:hAnsi="Consolas"/>
          <w:sz w:val="22"/>
          <w:szCs w:val="22"/>
          <w:rPrChange w:id="447" w:author="Dr. Kocsis Gergely" w:date="2021-11-07T22:36:00Z">
            <w:rPr/>
          </w:rPrChange>
        </w:rPr>
        <w:t>Password</w:t>
      </w:r>
      <w:r>
        <w:t>” és „</w:t>
      </w:r>
      <w:r w:rsidRPr="0030268A">
        <w:rPr>
          <w:rFonts w:ascii="Consolas" w:hAnsi="Consolas"/>
          <w:sz w:val="22"/>
          <w:szCs w:val="22"/>
          <w:rPrChange w:id="448" w:author="Dr. Kocsis Gergely" w:date="2021-11-07T22:36:00Z">
            <w:rPr/>
          </w:rPrChange>
        </w:rPr>
        <w:t>Repeat Password</w:t>
      </w:r>
      <w:r>
        <w:t xml:space="preserve">” </w:t>
      </w:r>
      <w:r w:rsidRPr="0030268A">
        <w:rPr>
          <w:rFonts w:ascii="Consolas" w:hAnsi="Consolas"/>
          <w:sz w:val="22"/>
          <w:szCs w:val="22"/>
          <w:rPrChange w:id="449" w:author="Dr. Kocsis Gergely" w:date="2021-11-07T22:36:00Z">
            <w:rPr/>
          </w:rPrChange>
        </w:rPr>
        <w:t>Text Field</w:t>
      </w:r>
      <w:r>
        <w:t xml:space="preserve">-ek. Egy </w:t>
      </w:r>
      <w:r w:rsidRPr="0030268A">
        <w:rPr>
          <w:rFonts w:ascii="Consolas" w:hAnsi="Consolas"/>
          <w:sz w:val="22"/>
          <w:szCs w:val="22"/>
          <w:rPrChange w:id="450" w:author="Dr. Kocsis Gergely" w:date="2021-11-07T22:36:00Z">
            <w:rPr/>
          </w:rPrChange>
        </w:rPr>
        <w:t>TouchableOpacity</w:t>
      </w:r>
      <w:r>
        <w:t xml:space="preserve">-be van elhelyezve egy </w:t>
      </w:r>
      <w:r w:rsidRPr="0030268A">
        <w:rPr>
          <w:rFonts w:ascii="Consolas" w:hAnsi="Consolas"/>
          <w:sz w:val="22"/>
          <w:szCs w:val="22"/>
          <w:rPrChange w:id="451" w:author="Dr. Kocsis Gergely" w:date="2021-11-07T22:37:00Z">
            <w:rPr/>
          </w:rPrChange>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3A4FC128"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D97C62">
        <w:rPr>
          <w:rFonts w:ascii="Consolas" w:hAnsi="Consolas"/>
          <w:sz w:val="22"/>
          <w:szCs w:val="22"/>
          <w:rPrChange w:id="452" w:author="Dr. Kocsis Gergely" w:date="2021-11-07T22:39:00Z">
            <w:rPr/>
          </w:rPrChange>
        </w:rPr>
        <w:t>Username</w:t>
      </w:r>
      <w:r>
        <w:t xml:space="preserve">” az </w:t>
      </w:r>
      <w:r w:rsidRPr="00D97C62">
        <w:rPr>
          <w:rFonts w:ascii="Consolas" w:hAnsi="Consolas"/>
          <w:sz w:val="22"/>
          <w:szCs w:val="22"/>
          <w:rPrChange w:id="453" w:author="Dr. Kocsis Gergely" w:date="2021-11-07T22:39:00Z">
            <w:rPr/>
          </w:rPrChange>
        </w:rPr>
        <w:t>Unique</w:t>
      </w:r>
      <w:r>
        <w:t xml:space="preserve"> (azaz nem szerepel az adatbázisban), valamint ha a „</w:t>
      </w:r>
      <w:r w:rsidRPr="00E023A4">
        <w:rPr>
          <w:rFonts w:ascii="Consolas" w:hAnsi="Consolas"/>
          <w:sz w:val="22"/>
          <w:szCs w:val="22"/>
          <w:rPrChange w:id="454" w:author="Dr. Kocsis Gergely" w:date="2021-11-07T22:39:00Z">
            <w:rPr/>
          </w:rPrChange>
        </w:rPr>
        <w:t>jelszó</w:t>
      </w:r>
      <w:r>
        <w:t>” és a „</w:t>
      </w:r>
      <w:r w:rsidRPr="00E023A4">
        <w:rPr>
          <w:rFonts w:ascii="Consolas" w:hAnsi="Consolas"/>
          <w:sz w:val="22"/>
          <w:szCs w:val="22"/>
          <w:rPrChange w:id="455" w:author="Dr. Kocsis Gergely" w:date="2021-11-07T22:39:00Z">
            <w:rPr/>
          </w:rPrChange>
        </w:rPr>
        <w:t>jelszó ismét</w:t>
      </w:r>
      <w:r>
        <w:t>” megegyezik, akkor feltölti a User adatait a „</w:t>
      </w:r>
      <w:r w:rsidRPr="00E023A4">
        <w:rPr>
          <w:rFonts w:ascii="Consolas" w:hAnsi="Consolas"/>
          <w:sz w:val="22"/>
          <w:szCs w:val="22"/>
          <w:rPrChange w:id="456" w:author="Dr. Kocsis Gergely" w:date="2021-11-07T22:39:00Z">
            <w:rPr/>
          </w:rPrChange>
        </w:rPr>
        <w:t>users</w:t>
      </w:r>
      <w:r>
        <w:t xml:space="preserve">” adattáblába. A jelszó </w:t>
      </w:r>
      <w:r w:rsidRPr="00E023A4">
        <w:rPr>
          <w:rFonts w:ascii="Consolas" w:hAnsi="Consolas"/>
          <w:sz w:val="22"/>
          <w:szCs w:val="22"/>
          <w:rPrChange w:id="457" w:author="Dr. Kocsis Gergely" w:date="2021-11-07T22:39:00Z">
            <w:rPr/>
          </w:rPrChange>
        </w:rPr>
        <w:t>md5()</w:t>
      </w:r>
      <w:r>
        <w:t>-ként mentődik</w:t>
      </w:r>
      <w:ins w:id="458" w:author="Balázs Dán" w:date="2021-11-13T18:01:00Z">
        <w:r w:rsidR="00EC0741">
          <w:t xml:space="preserve"> </w:t>
        </w:r>
        <w:r w:rsidR="00EC0741">
          <w:fldChar w:fldCharType="begin"/>
        </w:r>
        <w:r w:rsidR="00EC0741">
          <w:instrText xml:space="preserve"> REF _Ref87375427 \r \h </w:instrText>
        </w:r>
      </w:ins>
      <w:r w:rsidR="00EC0741">
        <w:fldChar w:fldCharType="separate"/>
      </w:r>
      <w:ins w:id="459" w:author="Balázs Dán" w:date="2021-11-13T18:01:00Z">
        <w:r w:rsidR="00EC0741">
          <w:t>[23]</w:t>
        </w:r>
        <w:r w:rsidR="00EC0741">
          <w:fldChar w:fldCharType="end"/>
        </w:r>
      </w:ins>
      <w:r>
        <w:t>. Ekkor RFID ID-val és ahhoz rendelt Arduino ID-val még nem rendelkeznek az újonnan regisztrált felhasználók, mindkettő a regisztrációt követően még csak az alapérték „</w:t>
      </w:r>
      <w:r w:rsidRPr="00E023A4">
        <w:rPr>
          <w:rFonts w:ascii="Consolas" w:hAnsi="Consolas"/>
          <w:sz w:val="22"/>
          <w:szCs w:val="22"/>
          <w:rPrChange w:id="460" w:author="Dr. Kocsis Gergely" w:date="2021-11-07T22:39:00Z">
            <w:rPr/>
          </w:rPrChange>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0">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406F31">
        <w:rPr>
          <w:rFonts w:ascii="Consolas" w:hAnsi="Consolas"/>
          <w:sz w:val="22"/>
          <w:szCs w:val="22"/>
          <w:rPrChange w:id="461" w:author="Dr. Kocsis Gergely" w:date="2021-11-07T22:39:00Z">
            <w:rPr/>
          </w:rPrChange>
        </w:rPr>
        <w:t>Login View</w:t>
      </w:r>
      <w:r>
        <w:t xml:space="preserve">-ra, valamint a regisztrációnál használt adatokat </w:t>
      </w:r>
      <w:r w:rsidRPr="00406F31">
        <w:rPr>
          <w:rFonts w:ascii="Consolas" w:hAnsi="Consolas"/>
          <w:sz w:val="22"/>
          <w:szCs w:val="22"/>
          <w:rPrChange w:id="462" w:author="Dr. Kocsis Gergely" w:date="2021-11-07T22:40:00Z">
            <w:rPr/>
          </w:rPrChange>
        </w:rPr>
        <w:t>AsyncStorage</w:t>
      </w:r>
      <w:r>
        <w:t>-ba elmentve egy kattintással akár be is léphet az új felhasználó.</w:t>
      </w:r>
      <w:r w:rsidR="00785D63">
        <w:t xml:space="preserve"> </w:t>
      </w:r>
      <w:r w:rsidR="00D57497">
        <w:t xml:space="preserve">A </w:t>
      </w:r>
      <w:r w:rsidR="00D57497" w:rsidRPr="00406F31">
        <w:rPr>
          <w:rFonts w:ascii="Consolas" w:hAnsi="Consolas"/>
          <w:sz w:val="22"/>
          <w:szCs w:val="22"/>
          <w:rPrChange w:id="463" w:author="Dr. Kocsis Gergely" w:date="2021-11-07T22:40:00Z">
            <w:rPr/>
          </w:rPrChange>
        </w:rPr>
        <w:t>Login View</w:t>
      </w:r>
      <w:r w:rsidR="00D57497">
        <w:t xml:space="preserve"> működése szinte teljesen megegyezik a </w:t>
      </w:r>
      <w:r w:rsidR="00D57497" w:rsidRPr="00406F31">
        <w:rPr>
          <w:rFonts w:ascii="Consolas" w:hAnsi="Consolas"/>
          <w:sz w:val="22"/>
          <w:szCs w:val="22"/>
          <w:rPrChange w:id="464" w:author="Dr. Kocsis Gergely" w:date="2021-11-07T22:40:00Z">
            <w:rPr/>
          </w:rPrChange>
        </w:rPr>
        <w:t>Registration View</w:t>
      </w:r>
      <w:r w:rsidR="00D57497">
        <w:t xml:space="preserve"> működésével. Itt már csak két </w:t>
      </w:r>
      <w:r w:rsidR="00D57497" w:rsidRPr="00406F31">
        <w:rPr>
          <w:rFonts w:ascii="Consolas" w:hAnsi="Consolas"/>
          <w:sz w:val="22"/>
          <w:szCs w:val="22"/>
          <w:rPrChange w:id="465" w:author="Dr. Kocsis Gergely" w:date="2021-11-07T22:40:00Z">
            <w:rPr/>
          </w:rPrChange>
        </w:rPr>
        <w:t>Text Field</w:t>
      </w:r>
      <w:r w:rsidR="00D57497">
        <w:t xml:space="preserve"> van, ami a „</w:t>
      </w:r>
      <w:r w:rsidR="00D57497" w:rsidRPr="00406F31">
        <w:rPr>
          <w:rFonts w:ascii="Consolas" w:hAnsi="Consolas"/>
          <w:sz w:val="22"/>
          <w:szCs w:val="22"/>
          <w:rPrChange w:id="466" w:author="Dr. Kocsis Gergely" w:date="2021-11-07T22:40:00Z">
            <w:rPr/>
          </w:rPrChange>
        </w:rPr>
        <w:t>Username</w:t>
      </w:r>
      <w:r w:rsidR="00D57497">
        <w:t>” és „</w:t>
      </w:r>
      <w:r w:rsidR="00D57497" w:rsidRPr="00406F31">
        <w:rPr>
          <w:rFonts w:ascii="Consolas" w:hAnsi="Consolas"/>
          <w:sz w:val="22"/>
          <w:szCs w:val="22"/>
          <w:rPrChange w:id="467" w:author="Dr. Kocsis Gergely" w:date="2021-11-07T22:40:00Z">
            <w:rPr/>
          </w:rPrChange>
        </w:rPr>
        <w:t>Password</w:t>
      </w:r>
      <w:r w:rsidR="00D57497">
        <w:t>”. A begépelt értékeket elküldi a backend számára egy Post Request segítségével. Ha a „</w:t>
      </w:r>
      <w:r w:rsidR="00D57497" w:rsidRPr="00406F31">
        <w:rPr>
          <w:rFonts w:ascii="Consolas" w:hAnsi="Consolas"/>
          <w:sz w:val="22"/>
          <w:szCs w:val="22"/>
          <w:rPrChange w:id="468" w:author="Dr. Kocsis Gergely" w:date="2021-11-07T22:40:00Z">
            <w:rPr/>
          </w:rPrChange>
        </w:rPr>
        <w:t>Username</w:t>
      </w:r>
      <w:r w:rsidR="00D57497">
        <w:t xml:space="preserve">” szerepel az adatbázisban, és a jelszó </w:t>
      </w:r>
      <w:r w:rsidR="00D57497" w:rsidRPr="00406F31">
        <w:rPr>
          <w:rFonts w:ascii="Consolas" w:hAnsi="Consolas"/>
          <w:sz w:val="22"/>
          <w:szCs w:val="22"/>
          <w:rPrChange w:id="469" w:author="Dr. Kocsis Gergely" w:date="2021-11-07T22:40:00Z">
            <w:rPr/>
          </w:rPrChange>
        </w:rPr>
        <w:t>md5()</w:t>
      </w:r>
      <w:r w:rsidR="00D57497">
        <w:t xml:space="preserve">-ként vett értéke megegyezik az adatbázisban tárolt jelszóval, akkor belép a </w:t>
      </w:r>
      <w:r w:rsidR="00D57497" w:rsidRPr="00406F31">
        <w:rPr>
          <w:rFonts w:ascii="Consolas" w:hAnsi="Consolas"/>
          <w:sz w:val="22"/>
          <w:szCs w:val="22"/>
          <w:rPrChange w:id="470" w:author="Dr. Kocsis Gergely" w:date="2021-11-07T22:40:00Z">
            <w:rPr/>
          </w:rPrChange>
        </w:rPr>
        <w:t>Home View</w:t>
      </w:r>
      <w:r w:rsidR="00D57497">
        <w:t>-ra, és hozzáad egy „</w:t>
      </w:r>
      <w:r w:rsidR="00D57497" w:rsidRPr="00406F31">
        <w:rPr>
          <w:rFonts w:ascii="Consolas" w:hAnsi="Consolas"/>
          <w:sz w:val="22"/>
          <w:szCs w:val="22"/>
          <w:rPrChange w:id="471" w:author="Dr. Kocsis Gergely" w:date="2021-11-07T22:40:00Z">
            <w:rPr/>
          </w:rPrChange>
        </w:rPr>
        <w:t>token</w:t>
      </w:r>
      <w:r w:rsidR="00D57497">
        <w:t xml:space="preserve">”-t az adatbázisban az adott felhasználóhoz. Ezzel a </w:t>
      </w:r>
      <w:r w:rsidR="00D57497" w:rsidRPr="00406F31">
        <w:rPr>
          <w:rFonts w:ascii="Consolas" w:hAnsi="Consolas"/>
          <w:sz w:val="22"/>
          <w:szCs w:val="22"/>
          <w:rPrChange w:id="472" w:author="Dr. Kocsis Gergely" w:date="2021-11-07T22:40:00Z">
            <w:rPr/>
          </w:rPrChange>
        </w:rPr>
        <w:t>token</w:t>
      </w:r>
      <w:r w:rsidR="00D57497">
        <w:t>-nel azonosítom a bejelentkezett felhasználókat.</w:t>
      </w:r>
    </w:p>
    <w:p w14:paraId="161B764B" w14:textId="3368B0B3" w:rsidR="00D57497" w:rsidRDefault="00C57D78" w:rsidP="003C2D3F">
      <w:pPr>
        <w:pStyle w:val="Szvegtrzs"/>
        <w:ind w:firstLine="426"/>
      </w:pPr>
      <w:r w:rsidRPr="00406F31">
        <w:rPr>
          <w:rFonts w:ascii="Consolas" w:hAnsi="Consolas"/>
          <w:noProof/>
          <w:sz w:val="22"/>
          <w:szCs w:val="22"/>
          <w:rPrChange w:id="473" w:author="Dr. Kocsis Gergely" w:date="2021-11-07T22:40:00Z">
            <w:rPr>
              <w:noProof/>
            </w:rPr>
          </w:rPrChange>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1">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406F31">
        <w:rPr>
          <w:rFonts w:ascii="Consolas" w:hAnsi="Consolas"/>
          <w:sz w:val="22"/>
          <w:szCs w:val="22"/>
          <w:rPrChange w:id="474" w:author="Dr. Kocsis Gergely" w:date="2021-11-07T22:40:00Z">
            <w:rPr/>
          </w:rPrChange>
        </w:rPr>
        <w:t>Home View</w:t>
      </w:r>
      <w:r w:rsidR="00D57497">
        <w:t xml:space="preserve">-nál az </w:t>
      </w:r>
      <w:r w:rsidR="00D57497" w:rsidRPr="00406F31">
        <w:rPr>
          <w:rFonts w:ascii="Consolas" w:hAnsi="Consolas"/>
          <w:sz w:val="22"/>
          <w:szCs w:val="22"/>
          <w:rPrChange w:id="475" w:author="Dr. Kocsis Gergely" w:date="2021-11-07T22:40:00Z">
            <w:rPr/>
          </w:rPrChange>
        </w:rPr>
        <w:t>AppBar</w:t>
      </w:r>
      <w:r w:rsidR="00D57497">
        <w:t xml:space="preserve">-on lévő </w:t>
      </w:r>
      <w:r w:rsidR="00D57497" w:rsidRPr="00406F31">
        <w:rPr>
          <w:rFonts w:ascii="Consolas" w:hAnsi="Consolas"/>
          <w:sz w:val="22"/>
          <w:szCs w:val="22"/>
          <w:rPrChange w:id="476" w:author="Dr. Kocsis Gergely" w:date="2021-11-07T22:40:00Z">
            <w:rPr/>
          </w:rPrChange>
        </w:rPr>
        <w:t>Menu</w:t>
      </w:r>
      <w:r w:rsidR="00D57497">
        <w:t xml:space="preserve"> gombra kattintva különböző menüpontok láthatóak. Legfelül helyezkedik el a felhasználó neve és e-mail címe, legalján a „</w:t>
      </w:r>
      <w:r w:rsidR="00D57497" w:rsidRPr="002142CD">
        <w:rPr>
          <w:rFonts w:ascii="Consolas" w:hAnsi="Consolas"/>
          <w:sz w:val="22"/>
          <w:szCs w:val="22"/>
          <w:rPrChange w:id="477" w:author="Dr. Kocsis Gergely" w:date="2021-11-07T22:40:00Z">
            <w:rPr/>
          </w:rPrChange>
        </w:rPr>
        <w:t>Logout</w:t>
      </w:r>
      <w:r w:rsidR="00D57497">
        <w:t>” menüpont, ezek között pedig a „</w:t>
      </w:r>
      <w:r w:rsidR="00D57497" w:rsidRPr="002142CD">
        <w:rPr>
          <w:rFonts w:ascii="Consolas" w:hAnsi="Consolas"/>
          <w:sz w:val="22"/>
          <w:szCs w:val="22"/>
          <w:rPrChange w:id="478" w:author="Dr. Kocsis Gergely" w:date="2021-11-07T22:40:00Z">
            <w:rPr/>
          </w:rPrChange>
        </w:rPr>
        <w:t>Manage</w:t>
      </w:r>
      <w:r w:rsidR="00D57497">
        <w:t>”, „</w:t>
      </w:r>
      <w:r w:rsidR="00D57497" w:rsidRPr="002142CD">
        <w:rPr>
          <w:rFonts w:ascii="Consolas" w:hAnsi="Consolas"/>
          <w:sz w:val="22"/>
          <w:szCs w:val="22"/>
          <w:rPrChange w:id="479" w:author="Dr. Kocsis Gergely" w:date="2021-11-07T22:41:00Z">
            <w:rPr/>
          </w:rPrChange>
        </w:rPr>
        <w:t>Images</w:t>
      </w:r>
      <w:r w:rsidR="00D57497">
        <w:t>” és „</w:t>
      </w:r>
      <w:r w:rsidR="00D57497" w:rsidRPr="002142CD">
        <w:rPr>
          <w:rFonts w:ascii="Consolas" w:hAnsi="Consolas"/>
          <w:sz w:val="22"/>
          <w:szCs w:val="22"/>
          <w:rPrChange w:id="480" w:author="Dr. Kocsis Gergely" w:date="2021-11-07T22:41:00Z">
            <w:rPr/>
          </w:rPrChange>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rPr>
          <w:ins w:id="481" w:author="Balázs Dán" w:date="2021-11-11T20:07:00Z"/>
        </w:rPr>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2142CD">
        <w:rPr>
          <w:rFonts w:ascii="Consolas" w:hAnsi="Consolas"/>
          <w:sz w:val="22"/>
          <w:szCs w:val="22"/>
          <w:rPrChange w:id="482" w:author="Dr. Kocsis Gergely" w:date="2021-11-07T22:41:00Z">
            <w:rPr/>
          </w:rPrChange>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pPr>
        <w:pStyle w:val="Szvegtrzs"/>
        <w:ind w:firstLine="0"/>
        <w:rPr>
          <w:ins w:id="483" w:author="Balázs Dán" w:date="2021-11-11T18:47:00Z"/>
        </w:rPr>
        <w:pPrChange w:id="484" w:author="Balázs Dán" w:date="2021-11-11T20:07:00Z">
          <w:pPr>
            <w:pStyle w:val="Szvegtrzs"/>
            <w:ind w:firstLine="426"/>
          </w:pPr>
        </w:pPrChange>
      </w:pPr>
      <w:ins w:id="485" w:author="Balázs Dán" w:date="2021-11-11T20:07:00Z">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2">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ins>
    </w:p>
    <w:p w14:paraId="682A3C04" w14:textId="1F165627" w:rsidR="0056127B" w:rsidRPr="0056127B" w:rsidDel="00661CC9" w:rsidRDefault="0056127B">
      <w:pPr>
        <w:pStyle w:val="Szvegtrzs"/>
        <w:ind w:firstLine="0"/>
        <w:rPr>
          <w:del w:id="486" w:author="Balázs Dán" w:date="2021-11-11T20:07:00Z"/>
        </w:rPr>
        <w:pPrChange w:id="487" w:author="Balázs Dán" w:date="2021-11-11T18:53:00Z">
          <w:pPr>
            <w:pStyle w:val="Szvegtrzs"/>
            <w:ind w:firstLine="426"/>
          </w:pPr>
        </w:pPrChange>
      </w:pPr>
    </w:p>
    <w:p w14:paraId="4C4BCE76" w14:textId="7DAFE3C8" w:rsidR="00E579B6" w:rsidRPr="00E579B6" w:rsidDel="0056127B" w:rsidRDefault="00025256" w:rsidP="00E579B6">
      <w:pPr>
        <w:pStyle w:val="Szvegtrzs"/>
        <w:ind w:firstLine="0"/>
        <w:rPr>
          <w:del w:id="488" w:author="Balázs Dán" w:date="2021-11-11T18:53:00Z"/>
        </w:rPr>
      </w:pPr>
      <w:del w:id="489" w:author="Balázs Dán" w:date="2021-11-11T18:47:00Z">
        <w:r w:rsidDel="0056127B">
          <w:rPr>
            <w:noProof/>
          </w:rPr>
          <w:drawing>
            <wp:anchor distT="0" distB="0" distL="114300" distR="114300" simplePos="0" relativeHeight="251697152" behindDoc="0" locked="0" layoutInCell="1" allowOverlap="1" wp14:anchorId="51F0BD17" wp14:editId="1197B9F6">
              <wp:simplePos x="0" y="0"/>
              <wp:positionH relativeFrom="column">
                <wp:align>left</wp:align>
              </wp:positionH>
              <wp:positionV relativeFrom="paragraph">
                <wp:align>top</wp:align>
              </wp:positionV>
              <wp:extent cx="4898390" cy="7179970"/>
              <wp:effectExtent l="0" t="0" r="0" b="1905"/>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53">
                        <a:extLst>
                          <a:ext uri="{28A0092B-C50C-407E-A947-70E740481C1C}">
                            <a14:useLocalDpi xmlns:a14="http://schemas.microsoft.com/office/drawing/2010/main" val="0"/>
                          </a:ext>
                        </a:extLst>
                      </a:blip>
                      <a:stretch>
                        <a:fillRect/>
                      </a:stretch>
                    </pic:blipFill>
                    <pic:spPr>
                      <a:xfrm>
                        <a:off x="0" y="0"/>
                        <a:ext cx="4898390" cy="7179970"/>
                      </a:xfrm>
                      <a:prstGeom prst="rect">
                        <a:avLst/>
                      </a:prstGeom>
                    </pic:spPr>
                  </pic:pic>
                </a:graphicData>
              </a:graphic>
            </wp:anchor>
          </w:drawing>
        </w:r>
      </w:del>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EF50C8">
        <w:rPr>
          <w:rFonts w:ascii="Consolas" w:hAnsi="Consolas"/>
          <w:sz w:val="22"/>
          <w:szCs w:val="22"/>
          <w:rPrChange w:id="490" w:author="Dr. Kocsis Gergely" w:date="2021-11-07T22:41:00Z">
            <w:rPr/>
          </w:rPrChange>
        </w:rPr>
        <w:t>Manage Ardui</w:t>
      </w:r>
      <w:r w:rsidR="00CB6136" w:rsidRPr="00D14820">
        <w:rPr>
          <w:rFonts w:ascii="Consolas" w:hAnsi="Consolas"/>
          <w:sz w:val="22"/>
          <w:szCs w:val="22"/>
        </w:rPr>
        <w:t>n</w:t>
      </w:r>
      <w:r w:rsidRPr="00EF50C8">
        <w:rPr>
          <w:rFonts w:ascii="Consolas" w:hAnsi="Consolas"/>
          <w:sz w:val="22"/>
          <w:szCs w:val="22"/>
          <w:rPrChange w:id="491" w:author="Dr. Kocsis Gergely" w:date="2021-11-07T22:41:00Z">
            <w:rPr/>
          </w:rPrChange>
        </w:rPr>
        <w:t>o IDs here</w:t>
      </w:r>
      <w:r>
        <w:t xml:space="preserve">” </w:t>
      </w:r>
      <w:r w:rsidRPr="00EF50C8">
        <w:rPr>
          <w:rFonts w:ascii="Consolas" w:hAnsi="Consolas"/>
          <w:sz w:val="22"/>
          <w:szCs w:val="22"/>
          <w:rPrChange w:id="492" w:author="Dr. Kocsis Gergely" w:date="2021-11-07T22:41:00Z">
            <w:rPr/>
          </w:rPrChange>
        </w:rPr>
        <w:t>Touchable Text</w:t>
      </w:r>
      <w:r>
        <w:t xml:space="preserve"> megnyomásával, vagy az AppBar Menu „</w:t>
      </w:r>
      <w:r w:rsidRPr="002142CD">
        <w:rPr>
          <w:rFonts w:ascii="Consolas" w:hAnsi="Consolas"/>
          <w:sz w:val="22"/>
          <w:szCs w:val="22"/>
          <w:rPrChange w:id="493" w:author="Dr. Kocsis Gergely" w:date="2021-11-07T22:41:00Z">
            <w:rPr/>
          </w:rPrChange>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8A61D9">
        <w:rPr>
          <w:rFonts w:ascii="Consolas" w:hAnsi="Consolas"/>
          <w:sz w:val="22"/>
          <w:szCs w:val="22"/>
          <w:rPrChange w:id="494" w:author="Balázs Dán" w:date="2021-11-10T22:49:00Z">
            <w:rPr/>
          </w:rPrChange>
        </w:rPr>
        <w:t>Open</w:t>
      </w:r>
      <w:r>
        <w:t xml:space="preserve"> gombra kattint a felhasználó, akkor a 18. ábrán látható POST Req</w:t>
      </w:r>
      <w:r w:rsidR="00416F79">
        <w:t>u</w:t>
      </w:r>
      <w:r>
        <w:t>est segítségével módosítja az „</w:t>
      </w:r>
      <w:r w:rsidRPr="00EF50C8">
        <w:rPr>
          <w:rFonts w:ascii="Consolas" w:hAnsi="Consolas"/>
          <w:sz w:val="22"/>
          <w:szCs w:val="22"/>
          <w:rPrChange w:id="495" w:author="Dr. Kocsis Gergely" w:date="2021-11-07T22:41:00Z">
            <w:rPr/>
          </w:rPrChange>
        </w:rPr>
        <w:t>rfid_manager</w:t>
      </w:r>
      <w:r>
        <w:t>” adattáblában az „</w:t>
      </w:r>
      <w:r w:rsidRPr="00EF50C8">
        <w:rPr>
          <w:rFonts w:ascii="Consolas" w:hAnsi="Consolas"/>
          <w:sz w:val="22"/>
          <w:szCs w:val="22"/>
          <w:rPrChange w:id="496" w:author="Dr. Kocsis Gergely" w:date="2021-11-07T22:41:00Z">
            <w:rPr/>
          </w:rPrChange>
        </w:rPr>
        <w:t>isRequested</w:t>
      </w:r>
      <w:r>
        <w:t>” értékét 1-re ezen rekord esetén. Maga az Arduino 5 másodpercenként egy GET Request-tel adatokat kér le az adatbázisból, és ha az Arduino eszköz ID-je, amit szeretnénk kinyitni, és azon rekord „</w:t>
      </w:r>
      <w:r w:rsidRPr="00EF50C8">
        <w:rPr>
          <w:rFonts w:ascii="Consolas" w:hAnsi="Consolas"/>
          <w:sz w:val="22"/>
          <w:szCs w:val="22"/>
          <w:rPrChange w:id="497" w:author="Dr. Kocsis Gergely" w:date="2021-11-07T22:42:00Z">
            <w:rPr/>
          </w:rPrChange>
        </w:rPr>
        <w:t>arduino_id</w:t>
      </w:r>
      <w:r>
        <w:t>”-je, ahol a saját „</w:t>
      </w:r>
      <w:r w:rsidRPr="00EF50C8">
        <w:rPr>
          <w:rFonts w:ascii="Consolas" w:hAnsi="Consolas"/>
          <w:sz w:val="22"/>
          <w:szCs w:val="22"/>
          <w:rPrChange w:id="498" w:author="Dr. Kocsis Gergely" w:date="2021-11-07T22:42:00Z">
            <w:rPr/>
          </w:rPrChange>
        </w:rPr>
        <w:t>rfid_id</w:t>
      </w:r>
      <w:r>
        <w:t>”-nk szerepel az megegyezik, akkor kinyílik az ajtó. Ajtó kinyitását követően az „</w:t>
      </w:r>
      <w:r w:rsidRPr="00EF50C8">
        <w:rPr>
          <w:rFonts w:ascii="Consolas" w:hAnsi="Consolas"/>
          <w:sz w:val="22"/>
          <w:szCs w:val="22"/>
          <w:rPrChange w:id="499" w:author="Dr. Kocsis Gergely" w:date="2021-11-07T22:42:00Z">
            <w:rPr/>
          </w:rPrChange>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EF50C8">
        <w:rPr>
          <w:rFonts w:ascii="Consolas" w:hAnsi="Consolas"/>
          <w:sz w:val="22"/>
          <w:szCs w:val="22"/>
          <w:rPrChange w:id="500" w:author="Dr. Kocsis Gergely" w:date="2021-11-07T22:42:00Z">
            <w:rPr/>
          </w:rPrChange>
        </w:rPr>
        <w:t>Logout</w:t>
      </w:r>
      <w:r>
        <w:t xml:space="preserve">-ra kattintva egy </w:t>
      </w:r>
      <w:r w:rsidR="003F20AF" w:rsidRPr="00EF50C8">
        <w:rPr>
          <w:rFonts w:ascii="Consolas" w:hAnsi="Consolas"/>
          <w:sz w:val="22"/>
          <w:szCs w:val="22"/>
          <w:rPrChange w:id="501" w:author="Dr. Kocsis Gergely" w:date="2021-11-07T22:42:00Z">
            <w:rPr/>
          </w:rPrChange>
        </w:rPr>
        <w:t xml:space="preserve">Delete </w:t>
      </w:r>
      <w:r w:rsidRPr="00EF50C8">
        <w:rPr>
          <w:rFonts w:ascii="Consolas" w:hAnsi="Consolas"/>
          <w:sz w:val="22"/>
          <w:szCs w:val="22"/>
          <w:rPrChange w:id="502" w:author="Dr. Kocsis Gergely" w:date="2021-11-07T22:42:00Z">
            <w:rPr/>
          </w:rPrChange>
        </w:rPr>
        <w:t>Request</w:t>
      </w:r>
      <w:r>
        <w:t xml:space="preserve">-et küld a backend számára, hogy a felhasználó ki szeretne jelentkezni. A kijelentkezés a felhasználó </w:t>
      </w:r>
      <w:r w:rsidRPr="00A02AA9">
        <w:rPr>
          <w:rFonts w:ascii="Consolas" w:hAnsi="Consolas"/>
          <w:sz w:val="22"/>
          <w:szCs w:val="22"/>
          <w:rPrChange w:id="503" w:author="Dr. Kocsis Gergely" w:date="2021-11-07T22:42:00Z">
            <w:rPr/>
          </w:rPrChange>
        </w:rPr>
        <w:t>token</w:t>
      </w:r>
      <w:r>
        <w:t xml:space="preserve">-je alapján működik. Ekkor megjelenik majd egy </w:t>
      </w:r>
      <w:r w:rsidRPr="00A02AA9">
        <w:rPr>
          <w:rFonts w:ascii="Consolas" w:hAnsi="Consolas"/>
          <w:sz w:val="22"/>
          <w:szCs w:val="22"/>
          <w:rPrChange w:id="504" w:author="Dr. Kocsis Gergely" w:date="2021-11-07T22:42:00Z">
            <w:rPr/>
          </w:rPrChange>
        </w:rPr>
        <w:t>Modal</w:t>
      </w:r>
      <w:r>
        <w:t xml:space="preserve">, hogy a felhasználó ténylegesen ki szeretne-e jelentkezni. </w:t>
      </w:r>
      <w:r w:rsidRPr="00A02AA9">
        <w:rPr>
          <w:rFonts w:ascii="Consolas" w:hAnsi="Consolas"/>
          <w:sz w:val="22"/>
          <w:szCs w:val="22"/>
          <w:rPrChange w:id="505" w:author="Dr. Kocsis Gergely" w:date="2021-11-07T22:42:00Z">
            <w:rPr/>
          </w:rPrChange>
        </w:rPr>
        <w:t>Igen</w:t>
      </w:r>
      <w:r>
        <w:t xml:space="preserve">re kattintva a </w:t>
      </w:r>
      <w:r w:rsidRPr="00A02AA9">
        <w:rPr>
          <w:rFonts w:ascii="Consolas" w:hAnsi="Consolas"/>
          <w:sz w:val="22"/>
          <w:szCs w:val="22"/>
          <w:rPrChange w:id="506" w:author="Dr. Kocsis Gergely" w:date="2021-11-07T22:42:00Z">
            <w:rPr/>
          </w:rPrChange>
        </w:rPr>
        <w:t>Login View</w:t>
      </w:r>
      <w:r>
        <w:t xml:space="preserve">-ra navigálja és a </w:t>
      </w:r>
      <w:r w:rsidRPr="00A02AA9">
        <w:rPr>
          <w:rFonts w:ascii="Consolas" w:hAnsi="Consolas"/>
          <w:sz w:val="22"/>
          <w:szCs w:val="22"/>
          <w:rPrChange w:id="507" w:author="Dr. Kocsis Gergely" w:date="2021-11-07T22:42:00Z">
            <w:rPr/>
          </w:rPrChange>
        </w:rPr>
        <w:t>User token</w:t>
      </w:r>
      <w:r>
        <w:t>-jét frissíti üres sztringre az adatbázisban.</w:t>
      </w:r>
    </w:p>
    <w:p w14:paraId="2312EC92" w14:textId="01F54E61" w:rsidR="00206544" w:rsidRDefault="00D57497" w:rsidP="00206544">
      <w:pPr>
        <w:pStyle w:val="Szvegtrzs"/>
        <w:ind w:firstLine="426"/>
      </w:pPr>
      <w:r>
        <w:t xml:space="preserve">A </w:t>
      </w:r>
      <w:r w:rsidRPr="00A02AA9">
        <w:rPr>
          <w:rFonts w:ascii="Consolas" w:hAnsi="Consolas"/>
          <w:sz w:val="22"/>
          <w:szCs w:val="22"/>
          <w:rPrChange w:id="508" w:author="Dr. Kocsis Gergely" w:date="2021-11-07T22:42:00Z">
            <w:rPr/>
          </w:rPrChange>
        </w:rPr>
        <w:t>Manage</w:t>
      </w:r>
      <w:r>
        <w:t xml:space="preserve"> főoldal szinte ugyanúgy néz ki, mint a </w:t>
      </w:r>
      <w:r w:rsidRPr="00A02AA9">
        <w:rPr>
          <w:rFonts w:ascii="Consolas" w:hAnsi="Consolas"/>
          <w:sz w:val="22"/>
          <w:szCs w:val="22"/>
          <w:rPrChange w:id="509" w:author="Dr. Kocsis Gergely" w:date="2021-11-07T22:43:00Z">
            <w:rPr/>
          </w:rPrChange>
        </w:rPr>
        <w:t>Home View</w:t>
      </w:r>
      <w:r>
        <w:t>, annyi különbséggel, hogy ezen az oldalon az összes Arduino ID szerepel, még azok is, amelyeknek az „</w:t>
      </w:r>
      <w:r w:rsidRPr="00A02AA9">
        <w:rPr>
          <w:rFonts w:ascii="Consolas" w:hAnsi="Consolas"/>
          <w:sz w:val="22"/>
          <w:szCs w:val="22"/>
          <w:rPrChange w:id="510" w:author="Dr. Kocsis Gergely" w:date="2021-11-07T22:43:00Z">
            <w:rPr/>
          </w:rPrChange>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A02AA9">
        <w:rPr>
          <w:rFonts w:ascii="Consolas" w:hAnsi="Consolas"/>
          <w:sz w:val="22"/>
          <w:szCs w:val="22"/>
          <w:rPrChange w:id="511" w:author="Dr. Kocsis Gergely" w:date="2021-11-07T22:43:00Z">
            <w:rPr/>
          </w:rPrChange>
        </w:rPr>
        <w:t>rfid_manage.php</w:t>
      </w:r>
      <w:r>
        <w:t>” backend fájlra, és ha Unique az RFID ID, akkor beilleszti az adatokat az „</w:t>
      </w:r>
      <w:r w:rsidRPr="00A02AA9">
        <w:rPr>
          <w:rFonts w:ascii="Consolas" w:hAnsi="Consolas"/>
          <w:sz w:val="22"/>
          <w:szCs w:val="22"/>
          <w:rPrChange w:id="512" w:author="Dr. Kocsis Gergely" w:date="2021-11-07T22:43:00Z">
            <w:rPr/>
          </w:rPrChange>
        </w:rPr>
        <w:t>rfid_manager</w:t>
      </w:r>
      <w:r>
        <w:t>” adattáblába és a „</w:t>
      </w:r>
      <w:r w:rsidRPr="00A02AA9">
        <w:rPr>
          <w:rFonts w:ascii="Consolas" w:hAnsi="Consolas"/>
          <w:sz w:val="22"/>
          <w:szCs w:val="22"/>
          <w:rPrChange w:id="513" w:author="Dr. Kocsis Gergely" w:date="2021-11-07T22:43:00Z">
            <w:rPr/>
          </w:rPrChange>
        </w:rPr>
        <w:t>user</w:t>
      </w:r>
      <w:r>
        <w:t xml:space="preserve">” táblában frissíti a felhasználó RFID ID-ját. </w:t>
      </w:r>
      <w:r w:rsidR="00206544">
        <w:t>Ügyelni kell arra, ha nincs aktív Arduino ID, akkor az „</w:t>
      </w:r>
      <w:r w:rsidR="00206544" w:rsidRPr="00A02AA9">
        <w:rPr>
          <w:rFonts w:ascii="Consolas" w:hAnsi="Consolas"/>
          <w:sz w:val="22"/>
          <w:szCs w:val="22"/>
          <w:rPrChange w:id="514" w:author="Dr. Kocsis Gergely" w:date="2021-11-07T22:43:00Z">
            <w:rPr/>
          </w:rPrChange>
        </w:rPr>
        <w:t>Images</w:t>
      </w:r>
      <w:r w:rsidR="00206544">
        <w:t>” és „</w:t>
      </w:r>
      <w:r w:rsidR="00206544" w:rsidRPr="00A02AA9">
        <w:rPr>
          <w:rFonts w:ascii="Consolas" w:hAnsi="Consolas"/>
          <w:sz w:val="22"/>
          <w:szCs w:val="22"/>
          <w:rPrChange w:id="515" w:author="Dr. Kocsis Gergely" w:date="2021-11-07T22:43:00Z">
            <w:rPr/>
          </w:rPrChange>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1A2B80D2" w14:textId="1A575D84" w:rsidR="00D01863" w:rsidDel="00740EF8" w:rsidRDefault="00D01863" w:rsidP="00D01863">
      <w:pPr>
        <w:pStyle w:val="Szvegtrzs"/>
        <w:ind w:firstLine="0"/>
        <w:rPr>
          <w:del w:id="516" w:author="Balázs Dán" w:date="2021-11-11T22:43:00Z"/>
        </w:rPr>
        <w:sectPr w:rsidR="00D01863" w:rsidDel="00740EF8" w:rsidSect="00222C10">
          <w:pgSz w:w="11906" w:h="16838"/>
          <w:pgMar w:top="1701" w:right="1134" w:bottom="1701" w:left="1701" w:header="709" w:footer="709" w:gutter="567"/>
          <w:cols w:space="708"/>
          <w:docGrid w:linePitch="360"/>
        </w:sectPr>
      </w:pPr>
    </w:p>
    <w:p w14:paraId="6F7539EB" w14:textId="2DA9F51C" w:rsidR="00BD5477" w:rsidDel="00740EF8" w:rsidRDefault="001D43E8" w:rsidP="00740EF8">
      <w:pPr>
        <w:pStyle w:val="Szvegtrzs"/>
        <w:ind w:firstLine="426"/>
        <w:rPr>
          <w:del w:id="517" w:author="Balázs Dán" w:date="2021-11-11T20:18:00Z"/>
        </w:rPr>
      </w:pPr>
      <w:ins w:id="518" w:author="Balázs Dán" w:date="2021-11-11T20:18:00Z">
        <w:r>
          <w:t>Ha a későbbiekben a felhasználó szeretne módosítani az RFID ID-ján, akkor küldhet szándékáról egy értesítést a rendszerkezelőnek</w:t>
        </w:r>
      </w:ins>
      <w:ins w:id="519" w:author="Balázs Dán" w:date="2021-11-11T22:42:00Z">
        <w:r w:rsidR="00740EF8">
          <w:t xml:space="preserve"> </w:t>
        </w:r>
      </w:ins>
      <w:ins w:id="520" w:author="Balázs Dán" w:date="2021-11-11T22:57:00Z">
        <w:r w:rsidR="006700B7">
          <w:t xml:space="preserve">a </w:t>
        </w:r>
        <w:r w:rsidR="006700B7" w:rsidRPr="00BD39AF">
          <w:rPr>
            <w:rFonts w:ascii="Consolas" w:hAnsi="Consolas"/>
            <w:sz w:val="22"/>
            <w:szCs w:val="22"/>
          </w:rPr>
          <w:t>Send request to change RFID</w:t>
        </w:r>
        <w:r w:rsidR="006700B7">
          <w:t xml:space="preserve"> Text megnyomásával </w:t>
        </w:r>
      </w:ins>
      <w:ins w:id="521" w:author="Balázs Dán" w:date="2021-11-11T22:42:00Z">
        <w:r w:rsidR="00740EF8">
          <w:t>(31. ábra)</w:t>
        </w:r>
      </w:ins>
      <w:ins w:id="522" w:author="Balázs Dán" w:date="2021-11-11T20:18:00Z">
        <w:r>
          <w:t>.</w:t>
        </w:r>
      </w:ins>
      <w:del w:id="523" w:author="Balázs Dán" w:date="2021-11-11T22:42:00Z">
        <w:r w:rsidR="00BD5477" w:rsidDel="00740EF8">
          <w:delText>Abban az esetben, ha a felhasználónak a „</w:delText>
        </w:r>
        <w:r w:rsidR="00BD5477" w:rsidRPr="00057EF2" w:rsidDel="00740EF8">
          <w:rPr>
            <w:rFonts w:ascii="Consolas" w:hAnsi="Consolas"/>
            <w:sz w:val="22"/>
            <w:szCs w:val="22"/>
            <w:rPrChange w:id="524" w:author="Dr. Kocsis Gergely" w:date="2021-11-07T22:43:00Z">
              <w:rPr/>
            </w:rPrChange>
          </w:rPr>
          <w:delText>user</w:delText>
        </w:r>
        <w:r w:rsidR="00BD5477" w:rsidDel="00740EF8">
          <w:delText>” adattáblában szereplő „</w:delText>
        </w:r>
        <w:r w:rsidR="002E1C2D" w:rsidRPr="00057EF2" w:rsidDel="00740EF8">
          <w:rPr>
            <w:rFonts w:ascii="Consolas" w:hAnsi="Consolas"/>
            <w:sz w:val="22"/>
            <w:szCs w:val="22"/>
            <w:rPrChange w:id="525" w:author="Dr. Kocsis Gergely" w:date="2021-11-07T22:43:00Z">
              <w:rPr/>
            </w:rPrChange>
          </w:rPr>
          <w:delText>ad</w:delText>
        </w:r>
        <w:r w:rsidR="00BD5477" w:rsidRPr="00057EF2" w:rsidDel="00740EF8">
          <w:rPr>
            <w:rFonts w:ascii="Consolas" w:hAnsi="Consolas"/>
            <w:sz w:val="22"/>
            <w:szCs w:val="22"/>
            <w:rPrChange w:id="526" w:author="Dr. Kocsis Gergely" w:date="2021-11-07T22:43:00Z">
              <w:rPr/>
            </w:rPrChange>
          </w:rPr>
          <w:delText>min</w:delText>
        </w:r>
        <w:r w:rsidR="002E1C2D" w:rsidRPr="00057EF2" w:rsidDel="00740EF8">
          <w:rPr>
            <w:rFonts w:ascii="Consolas" w:hAnsi="Consolas"/>
            <w:sz w:val="22"/>
            <w:szCs w:val="22"/>
            <w:rPrChange w:id="527" w:author="Dr. Kocsis Gergely" w:date="2021-11-07T22:43:00Z">
              <w:rPr/>
            </w:rPrChange>
          </w:rPr>
          <w:delText>_user</w:delText>
        </w:r>
        <w:r w:rsidR="00BD5477" w:rsidDel="00740EF8">
          <w:delText>”</w:delText>
        </w:r>
        <w:r w:rsidR="002E1C2D" w:rsidDel="00740EF8">
          <w:delText xml:space="preserve"> értéke 1, akkor lehetősége van kameraeszközök IP címének a hozzáadásához egyes Arduinok esetén</w:delText>
        </w:r>
      </w:del>
      <w:del w:id="528" w:author="Balázs Dán" w:date="2021-11-11T20:18:00Z">
        <w:r w:rsidR="002E1C2D" w:rsidDel="001D43E8">
          <w:delText>.</w:delText>
        </w:r>
      </w:del>
    </w:p>
    <w:p w14:paraId="4A85B43E" w14:textId="037B5871" w:rsidR="00740EF8" w:rsidRDefault="00740EF8" w:rsidP="00740EF8">
      <w:pPr>
        <w:pStyle w:val="Szvegtrzs"/>
        <w:ind w:firstLine="426"/>
        <w:rPr>
          <w:ins w:id="529" w:author="Balázs Dán" w:date="2021-11-11T22:43:00Z"/>
        </w:rPr>
      </w:pPr>
    </w:p>
    <w:p w14:paraId="2DFC9E6D" w14:textId="77777777" w:rsidR="00740EF8" w:rsidRDefault="00740EF8" w:rsidP="006700B7">
      <w:pPr>
        <w:pStyle w:val="Szvegtrzs"/>
        <w:ind w:firstLine="0"/>
        <w:rPr>
          <w:ins w:id="530" w:author="Balázs Dán" w:date="2021-11-11T22:43:00Z"/>
        </w:rPr>
      </w:pPr>
    </w:p>
    <w:p w14:paraId="7F32893B" w14:textId="77777777" w:rsidR="00740EF8" w:rsidRDefault="00740EF8" w:rsidP="00740EF8">
      <w:pPr>
        <w:pStyle w:val="Szvegtrzs"/>
        <w:ind w:firstLine="0"/>
        <w:rPr>
          <w:ins w:id="531" w:author="Balázs Dán" w:date="2021-11-11T22:43:00Z"/>
        </w:rPr>
        <w:sectPr w:rsidR="00740EF8" w:rsidSect="00222C10">
          <w:pgSz w:w="11906" w:h="16838"/>
          <w:pgMar w:top="1701" w:right="1134" w:bottom="1701" w:left="1701" w:header="709" w:footer="709" w:gutter="567"/>
          <w:cols w:space="708"/>
          <w:docGrid w:linePitch="360"/>
        </w:sectPr>
      </w:pPr>
    </w:p>
    <w:p w14:paraId="40747743" w14:textId="1BD6877C" w:rsidR="00D57497" w:rsidDel="00740EF8" w:rsidRDefault="00D57497">
      <w:pPr>
        <w:pStyle w:val="Szvegtrzs"/>
        <w:ind w:firstLine="0"/>
        <w:jc w:val="center"/>
        <w:rPr>
          <w:del w:id="532" w:author="Balázs Dán" w:date="2021-11-11T22:43:00Z"/>
        </w:rPr>
        <w:pPrChange w:id="533" w:author="Balázs Dán" w:date="2021-11-11T22:43:00Z">
          <w:pPr>
            <w:pStyle w:val="Szvegtrzs"/>
            <w:ind w:firstLine="0"/>
          </w:pPr>
        </w:pPrChange>
      </w:pPr>
      <w:del w:id="534" w:author="Balázs Dán" w:date="2021-11-11T20:18:00Z">
        <w:r w:rsidDel="001D43E8">
          <w:lastRenderedPageBreak/>
          <w:delText xml:space="preserve">Ha a későbbiekben a felhasználó szeretne módosítani az RFID ID-ján, akkor küldhet szándékáról egy értesítést a rendszerkezelőnek </w:delText>
        </w:r>
      </w:del>
      <w:del w:id="535" w:author="Balázs Dán" w:date="2021-11-11T22:42:00Z">
        <w:r w:rsidDel="00740EF8">
          <w:delText>(3</w:delText>
        </w:r>
        <w:r w:rsidR="00463960" w:rsidDel="00740EF8">
          <w:delText>1</w:delText>
        </w:r>
        <w:r w:rsidDel="00740EF8">
          <w:delText>. ábra).</w:delText>
        </w:r>
      </w:del>
    </w:p>
    <w:p w14:paraId="4F102A6B" w14:textId="749E2FC1" w:rsidR="00D57497" w:rsidRDefault="00D57497" w:rsidP="00740EF8">
      <w:pPr>
        <w:pStyle w:val="Szvegtrzs"/>
        <w:ind w:firstLine="0"/>
        <w:jc w:val="center"/>
      </w:pPr>
      <w:r>
        <w:rPr>
          <w:noProof/>
        </w:rPr>
        <w:drawing>
          <wp:anchor distT="0" distB="0" distL="114300" distR="114300" simplePos="0" relativeHeight="251686912" behindDoc="0" locked="0" layoutInCell="1" allowOverlap="1" wp14:anchorId="0A5D31B2" wp14:editId="78FC373A">
            <wp:simplePos x="0" y="0"/>
            <wp:positionH relativeFrom="margin">
              <wp:align>center</wp:align>
            </wp:positionH>
            <wp:positionV relativeFrom="paragraph">
              <wp:posOffset>0</wp:posOffset>
            </wp:positionV>
            <wp:extent cx="2723515" cy="5760085"/>
            <wp:effectExtent l="0" t="0" r="635"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4">
                      <a:extLst>
                        <a:ext uri="{28A0092B-C50C-407E-A947-70E740481C1C}">
                          <a14:useLocalDpi xmlns:a14="http://schemas.microsoft.com/office/drawing/2010/main" val="0"/>
                        </a:ext>
                      </a:extLst>
                    </a:blip>
                    <a:stretch>
                      <a:fillRect/>
                    </a:stretch>
                  </pic:blipFill>
                  <pic:spPr>
                    <a:xfrm>
                      <a:off x="0" y="0"/>
                      <a:ext cx="2723515" cy="5760085"/>
                    </a:xfrm>
                    <a:prstGeom prst="rect">
                      <a:avLst/>
                    </a:prstGeom>
                  </pic:spPr>
                </pic:pic>
              </a:graphicData>
            </a:graphic>
            <wp14:sizeRelH relativeFrom="margin">
              <wp14:pctWidth>0</wp14:pctWidth>
            </wp14:sizeRelH>
            <wp14:sizeRelV relativeFrom="margin">
              <wp14:pctHeight>0</wp14:pctHeight>
            </wp14:sizeRelV>
          </wp:anchor>
        </w:drawing>
      </w:r>
      <w:r>
        <w:t>3</w:t>
      </w:r>
      <w:r w:rsidR="00463960">
        <w:t>1</w:t>
      </w:r>
      <w:r>
        <w:t>. ábra: Manage View</w:t>
      </w:r>
    </w:p>
    <w:p w14:paraId="3A3825FC" w14:textId="77777777" w:rsidR="00D57497" w:rsidRDefault="00D57497" w:rsidP="003C2D3F">
      <w:pPr>
        <w:pStyle w:val="Szvegtrzs"/>
        <w:ind w:firstLine="0"/>
      </w:pPr>
    </w:p>
    <w:p w14:paraId="1326525B" w14:textId="79B06F27" w:rsidR="00740EF8" w:rsidRDefault="00D57497" w:rsidP="008C7C1C">
      <w:pPr>
        <w:pStyle w:val="Szvegtrzs"/>
        <w:ind w:firstLine="0"/>
        <w:rPr>
          <w:ins w:id="536" w:author="Balázs Dán" w:date="2021-11-11T22:48:00Z"/>
        </w:rPr>
      </w:pPr>
      <w:r>
        <w:t>Ha a felhasználó már rendelkezik RFID ID-val, akkor csak Arduino ID-t adhat még hozzá. Az Arduino eszközök „</w:t>
      </w:r>
      <w:r w:rsidRPr="00057EF2">
        <w:rPr>
          <w:rFonts w:ascii="Consolas" w:hAnsi="Consolas"/>
          <w:sz w:val="22"/>
          <w:szCs w:val="22"/>
          <w:rPrChange w:id="537" w:author="Dr. Kocsis Gergely" w:date="2021-11-07T22:43:00Z">
            <w:rPr/>
          </w:rPrChange>
        </w:rPr>
        <w:t>access_state</w:t>
      </w:r>
      <w:r>
        <w:t xml:space="preserve">”-je állítható a </w:t>
      </w:r>
      <w:r w:rsidRPr="00057EF2">
        <w:rPr>
          <w:rFonts w:ascii="Consolas" w:hAnsi="Consolas"/>
          <w:sz w:val="22"/>
          <w:szCs w:val="22"/>
          <w:rPrChange w:id="538" w:author="Dr. Kocsis Gergely" w:date="2021-11-07T22:44:00Z">
            <w:rPr/>
          </w:rPrChange>
        </w:rPr>
        <w:t>Toggle</w:t>
      </w:r>
      <w:r>
        <w:t xml:space="preserve"> gombok segítségével.</w:t>
      </w:r>
      <w:del w:id="539" w:author="Balázs Dán" w:date="2021-11-11T22:45:00Z">
        <w:r w:rsidDel="008C7C1C">
          <w:delText xml:space="preserve"> </w:delText>
        </w:r>
      </w:del>
      <w:ins w:id="540" w:author="Balázs Dán" w:date="2021-11-11T22:45:00Z">
        <w:r w:rsidR="008C7C1C">
          <w:t xml:space="preserve"> </w:t>
        </w:r>
      </w:ins>
      <w:ins w:id="541" w:author="Balázs Dán" w:date="2021-11-11T22:43:00Z">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1D43E8">
          <w:rPr>
            <w:rFonts w:ascii="Consolas" w:hAnsi="Consolas"/>
            <w:sz w:val="22"/>
            <w:szCs w:val="22"/>
            <w:rPrChange w:id="542" w:author="Balázs Dán" w:date="2021-11-11T20:18:00Z">
              <w:rPr/>
            </w:rPrChange>
          </w:rPr>
          <w:t>rfid_id</w:t>
        </w:r>
        <w:r w:rsidR="00740EF8">
          <w:t>”-jeinek Reset-elésére.</w:t>
        </w:r>
        <w:r w:rsidR="008C7C1C">
          <w:t xml:space="preserve"> Ekkor a </w:t>
        </w:r>
        <w:r w:rsidR="008C7C1C" w:rsidRPr="008C7C1C">
          <w:rPr>
            <w:rFonts w:ascii="Consolas" w:hAnsi="Consolas"/>
            <w:sz w:val="22"/>
            <w:szCs w:val="22"/>
            <w:rPrChange w:id="543" w:author="Balázs Dán" w:date="2021-11-11T22:44:00Z">
              <w:rPr/>
            </w:rPrChange>
          </w:rPr>
          <w:t>Send request to change RFID</w:t>
        </w:r>
        <w:r w:rsidR="008C7C1C">
          <w:t xml:space="preserve"> </w:t>
        </w:r>
      </w:ins>
      <w:ins w:id="544" w:author="Balázs Dán" w:date="2021-11-11T22:44:00Z">
        <w:r w:rsidR="008C7C1C">
          <w:t xml:space="preserve">Text helyett a </w:t>
        </w:r>
        <w:r w:rsidR="008C7C1C" w:rsidRPr="008C7C1C">
          <w:rPr>
            <w:rFonts w:ascii="Consolas" w:hAnsi="Consolas"/>
            <w:sz w:val="22"/>
            <w:szCs w:val="22"/>
            <w:rPrChange w:id="545" w:author="Balázs Dán" w:date="2021-11-11T22:45:00Z">
              <w:rPr/>
            </w:rPrChange>
          </w:rPr>
          <w:t>Manage all Users</w:t>
        </w:r>
      </w:ins>
      <w:ins w:id="546" w:author="Balázs Dán" w:date="2021-11-11T22:45:00Z">
        <w:r w:rsidR="008C7C1C">
          <w:t xml:space="preserve"> Text jelenik meg. Erre kattintva átirányítja az admin felhasználót az alábbi oldalra</w:t>
        </w:r>
      </w:ins>
      <w:ins w:id="547" w:author="Balázs Dán" w:date="2021-11-11T22:46:00Z">
        <w:r w:rsidR="008C7C1C">
          <w:t xml:space="preserve"> </w:t>
        </w:r>
      </w:ins>
      <w:ins w:id="548" w:author="Balázs Dán" w:date="2021-11-11T22:45:00Z">
        <w:r w:rsidR="008C7C1C">
          <w:t>(</w:t>
        </w:r>
      </w:ins>
      <w:ins w:id="549" w:author="Balázs Dán" w:date="2021-11-11T22:46:00Z">
        <w:r w:rsidR="008C7C1C">
          <w:t>32. ábra)</w:t>
        </w:r>
      </w:ins>
      <w:ins w:id="550" w:author="Balázs Dán" w:date="2021-11-11T22:45:00Z">
        <w:r w:rsidR="008C7C1C">
          <w:t>:</w:t>
        </w:r>
      </w:ins>
    </w:p>
    <w:p w14:paraId="00A52A7A" w14:textId="1DAB84E1" w:rsidR="008C7C1C" w:rsidRDefault="00C261C9">
      <w:pPr>
        <w:pStyle w:val="Szvegtrzs"/>
        <w:ind w:firstLine="0"/>
        <w:jc w:val="center"/>
        <w:rPr>
          <w:ins w:id="551" w:author="Balázs Dán" w:date="2021-11-11T22:43:00Z"/>
        </w:rPr>
        <w:pPrChange w:id="552" w:author="Balázs Dán" w:date="2021-11-11T22:48:00Z">
          <w:pPr>
            <w:pStyle w:val="Szvegtrzs"/>
            <w:ind w:firstLine="426"/>
          </w:pPr>
        </w:pPrChange>
      </w:pPr>
      <w:ins w:id="553" w:author="Balázs Dán" w:date="2021-11-11T22:56:00Z">
        <w:r>
          <w:rPr>
            <w:noProof/>
          </w:rPr>
          <w:lastRenderedPageBreak/>
          <w:drawing>
            <wp:inline distT="0" distB="0" distL="0" distR="0" wp14:anchorId="58155D57" wp14:editId="35283F07">
              <wp:extent cx="2782017" cy="587692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55">
                        <a:extLst>
                          <a:ext uri="{28A0092B-C50C-407E-A947-70E740481C1C}">
                            <a14:useLocalDpi xmlns:a14="http://schemas.microsoft.com/office/drawing/2010/main" val="0"/>
                          </a:ext>
                        </a:extLst>
                      </a:blip>
                      <a:stretch>
                        <a:fillRect/>
                      </a:stretch>
                    </pic:blipFill>
                    <pic:spPr>
                      <a:xfrm>
                        <a:off x="0" y="0"/>
                        <a:ext cx="2798447" cy="5911634"/>
                      </a:xfrm>
                      <a:prstGeom prst="rect">
                        <a:avLst/>
                      </a:prstGeom>
                    </pic:spPr>
                  </pic:pic>
                </a:graphicData>
              </a:graphic>
            </wp:inline>
          </w:drawing>
        </w:r>
      </w:ins>
    </w:p>
    <w:p w14:paraId="1E9106FB" w14:textId="5302536F" w:rsidR="00740EF8" w:rsidRDefault="008C7C1C" w:rsidP="00B27628">
      <w:pPr>
        <w:pStyle w:val="Szvegtrzs"/>
        <w:ind w:firstLine="0"/>
        <w:jc w:val="center"/>
        <w:rPr>
          <w:ins w:id="554" w:author="Balázs Dán" w:date="2021-11-11T22:49:00Z"/>
        </w:rPr>
      </w:pPr>
      <w:ins w:id="555" w:author="Balázs Dán" w:date="2021-11-11T22:48:00Z">
        <w:r>
          <w:t>32. ábra: Admin Manager View</w:t>
        </w:r>
      </w:ins>
    </w:p>
    <w:p w14:paraId="17BE213F" w14:textId="3380D610" w:rsidR="00B27628" w:rsidRDefault="00B27628" w:rsidP="00B27628">
      <w:pPr>
        <w:pStyle w:val="Szvegtrzs"/>
        <w:ind w:firstLine="0"/>
        <w:rPr>
          <w:ins w:id="556" w:author="Balázs Dán" w:date="2021-11-11T22:49:00Z"/>
        </w:rPr>
      </w:pPr>
    </w:p>
    <w:p w14:paraId="70A0FD93" w14:textId="4E37A744" w:rsidR="00B27628" w:rsidRDefault="00B27628" w:rsidP="00B27628">
      <w:pPr>
        <w:pStyle w:val="Szvegtrzs"/>
        <w:ind w:firstLine="0"/>
        <w:rPr>
          <w:ins w:id="557" w:author="Balázs Dán" w:date="2021-11-11T22:58:00Z"/>
        </w:rPr>
      </w:pPr>
      <w:ins w:id="558" w:author="Balázs Dán" w:date="2021-11-11T22:49:00Z">
        <w:r>
          <w:t xml:space="preserve">Az Admin Manager oldalon </w:t>
        </w:r>
      </w:ins>
      <w:ins w:id="559" w:author="Balázs Dán" w:date="2021-11-11T22:50:00Z">
        <w:r>
          <w:t xml:space="preserve">kezelheti az admin az összes Arduino eszközhöz tartozó Video Streaming URL linkjét, illetve lehetősége van </w:t>
        </w:r>
      </w:ins>
      <w:ins w:id="560" w:author="Balázs Dán" w:date="2021-11-11T22:51:00Z">
        <w:r>
          <w:t xml:space="preserve">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ins>
      <w:ins w:id="561" w:author="Balázs Dán" w:date="2021-11-11T22:59:00Z">
        <w:r w:rsidR="00864742">
          <w:t xml:space="preserve"> A </w:t>
        </w:r>
        <w:r w:rsidR="00864742" w:rsidRPr="00864742">
          <w:rPr>
            <w:rFonts w:ascii="Consolas" w:hAnsi="Consolas"/>
            <w:sz w:val="22"/>
            <w:szCs w:val="22"/>
            <w:rPrChange w:id="562" w:author="Balázs Dán" w:date="2021-11-11T23:00:00Z">
              <w:rPr/>
            </w:rPrChange>
          </w:rPr>
          <w:t>Change</w:t>
        </w:r>
        <w:r w:rsidR="00864742">
          <w:t xml:space="preserve"> megnyomását követően egy Modal ugrik fel, ahol egy Text mezőt kitöltve</w:t>
        </w:r>
      </w:ins>
      <w:ins w:id="563" w:author="Balázs Dán" w:date="2021-11-11T23:02:00Z">
        <w:r w:rsidR="00864742">
          <w:t xml:space="preserve"> </w:t>
        </w:r>
      </w:ins>
      <w:ins w:id="564" w:author="Balázs Dán" w:date="2021-11-11T22:59:00Z">
        <w:r w:rsidR="00864742">
          <w:t>frissítheti az adat</w:t>
        </w:r>
      </w:ins>
      <w:ins w:id="565" w:author="Balázs Dán" w:date="2021-11-11T23:00:00Z">
        <w:r w:rsidR="00864742">
          <w:t>bázisban az adott Arduino ID-vel rendelkező rekord „</w:t>
        </w:r>
        <w:r w:rsidR="00864742" w:rsidRPr="00864742">
          <w:rPr>
            <w:rFonts w:ascii="Consolas" w:hAnsi="Consolas"/>
            <w:sz w:val="22"/>
            <w:szCs w:val="22"/>
            <w:rPrChange w:id="566" w:author="Balázs Dán" w:date="2021-11-11T23:04:00Z">
              <w:rPr/>
            </w:rPrChange>
          </w:rPr>
          <w:t>vid</w:t>
        </w:r>
      </w:ins>
      <w:ins w:id="567" w:author="Balázs Dán" w:date="2021-11-11T23:01:00Z">
        <w:r w:rsidR="00864742" w:rsidRPr="00864742">
          <w:rPr>
            <w:rFonts w:ascii="Consolas" w:hAnsi="Consolas"/>
            <w:sz w:val="22"/>
            <w:szCs w:val="22"/>
            <w:rPrChange w:id="568" w:author="Balázs Dán" w:date="2021-11-11T23:04:00Z">
              <w:rPr/>
            </w:rPrChange>
          </w:rPr>
          <w:t>eo_url</w:t>
        </w:r>
      </w:ins>
      <w:ins w:id="569" w:author="Balázs Dán" w:date="2021-11-11T23:00:00Z">
        <w:r w:rsidR="00864742">
          <w:t>”</w:t>
        </w:r>
      </w:ins>
      <w:ins w:id="570" w:author="Balázs Dán" w:date="2021-11-11T23:01:00Z">
        <w:r w:rsidR="00864742">
          <w:t xml:space="preserve"> </w:t>
        </w:r>
      </w:ins>
      <w:ins w:id="571" w:author="Balázs Dán" w:date="2021-11-11T23:04:00Z">
        <w:r w:rsidR="00864742">
          <w:t>értékét</w:t>
        </w:r>
      </w:ins>
      <w:ins w:id="572" w:author="Balázs Dán" w:date="2021-11-11T23:01:00Z">
        <w:r w:rsidR="00864742">
          <w:t>.</w:t>
        </w:r>
      </w:ins>
      <w:ins w:id="573" w:author="Balázs Dán" w:date="2021-11-11T23:00:00Z">
        <w:r w:rsidR="00864742">
          <w:t xml:space="preserve"> </w:t>
        </w:r>
      </w:ins>
    </w:p>
    <w:p w14:paraId="2A143597" w14:textId="21180B89" w:rsidR="0086587E" w:rsidRDefault="0086587E" w:rsidP="00B27628">
      <w:pPr>
        <w:pStyle w:val="Szvegtrzs"/>
        <w:ind w:firstLine="0"/>
        <w:rPr>
          <w:ins w:id="574" w:author="Balázs Dán" w:date="2021-11-11T22:58:00Z"/>
        </w:rPr>
      </w:pPr>
    </w:p>
    <w:p w14:paraId="1E192FED" w14:textId="77777777" w:rsidR="0086587E" w:rsidRDefault="0086587E" w:rsidP="0086587E">
      <w:pPr>
        <w:pStyle w:val="Szvegtrzs"/>
        <w:ind w:firstLine="0"/>
        <w:rPr>
          <w:ins w:id="575" w:author="Balázs Dán" w:date="2021-11-11T22:58:00Z"/>
        </w:rPr>
        <w:sectPr w:rsidR="0086587E" w:rsidSect="00222C10">
          <w:pgSz w:w="11906" w:h="16838"/>
          <w:pgMar w:top="1701" w:right="1134" w:bottom="1701" w:left="1701" w:header="709" w:footer="709" w:gutter="567"/>
          <w:cols w:space="708"/>
          <w:docGrid w:linePitch="360"/>
        </w:sectPr>
      </w:pPr>
    </w:p>
    <w:p w14:paraId="327F4124" w14:textId="17B6BB7C" w:rsidR="0086587E" w:rsidDel="0086587E" w:rsidRDefault="0086587E" w:rsidP="00B27628">
      <w:pPr>
        <w:pStyle w:val="Szvegtrzs"/>
        <w:ind w:firstLine="0"/>
        <w:rPr>
          <w:del w:id="576" w:author="Balázs Dán" w:date="2021-11-11T22:58:00Z"/>
        </w:rPr>
      </w:pPr>
    </w:p>
    <w:p w14:paraId="674AF71C" w14:textId="3A0B4CC2" w:rsidR="00E069D9" w:rsidRDefault="00D57497" w:rsidP="00637123">
      <w:pPr>
        <w:pStyle w:val="Szvegtrzs"/>
        <w:ind w:firstLine="426"/>
        <w:rPr>
          <w:ins w:id="577" w:author="Balázs Dán" w:date="2021-11-11T01:24:00Z"/>
        </w:rPr>
      </w:pPr>
      <w:commentRangeStart w:id="578"/>
      <w:r>
        <w:t>Az</w:t>
      </w:r>
      <w:commentRangeEnd w:id="578"/>
      <w:r w:rsidR="00A637B2">
        <w:rPr>
          <w:rStyle w:val="Jegyzethivatkozs"/>
        </w:rPr>
        <w:commentReference w:id="578"/>
      </w:r>
      <w:r>
        <w:t xml:space="preserve"> Images menüpontra kattintva az Images View-ra lép át. Ha rendelkezünk olyan Arduino ID-vel, amellyel készültek képek az ESP32 segítségével, és az „</w:t>
      </w:r>
      <w:r w:rsidRPr="00A637B2">
        <w:rPr>
          <w:rFonts w:ascii="Consolas" w:hAnsi="Consolas"/>
          <w:sz w:val="22"/>
          <w:szCs w:val="22"/>
          <w:rPrChange w:id="579" w:author="Dr. Kocsis Gergely" w:date="2021-11-07T22:44:00Z">
            <w:rPr/>
          </w:rPrChange>
        </w:rPr>
        <w:t>rfid_manager</w:t>
      </w:r>
      <w:r>
        <w:t>” adattáblában engedélyezve van a hozzáférésünk, akkor megjelenítődnek a készülékkel készült képek</w:t>
      </w:r>
      <w:r w:rsidR="004D6E9D">
        <w:t xml:space="preserve"> (3</w:t>
      </w:r>
      <w:ins w:id="580" w:author="Balázs Dán" w:date="2021-11-11T22:52:00Z">
        <w:r w:rsidR="0094004C">
          <w:t>3</w:t>
        </w:r>
      </w:ins>
      <w:del w:id="581" w:author="Balázs Dán" w:date="2021-11-11T22:52:00Z">
        <w:r w:rsidR="004D6E9D" w:rsidDel="0094004C">
          <w:delText>2</w:delText>
        </w:r>
      </w:del>
      <w:r w:rsidR="004D6E9D">
        <w:t>. ábra)</w:t>
      </w:r>
      <w:r>
        <w:t>. Ellenkező esetben nem fognak képek megjelenni.</w:t>
      </w:r>
      <w:del w:id="582" w:author="Balázs Dán" w:date="2021-11-11T01:22:00Z">
        <w:r w:rsidDel="0078056C">
          <w:delText xml:space="preserve"> </w:delText>
        </w:r>
      </w:del>
      <w:del w:id="583" w:author="Balázs Dán" w:date="2021-11-09T15:58:00Z">
        <w:r w:rsidDel="00E069D9">
          <w:rPr>
            <w:noProof/>
          </w:rPr>
          <w:drawing>
            <wp:anchor distT="0" distB="0" distL="114300" distR="114300" simplePos="0" relativeHeight="251687936" behindDoc="0" locked="0" layoutInCell="1" allowOverlap="1" wp14:anchorId="500F8EB7" wp14:editId="796CA19F">
              <wp:simplePos x="0" y="0"/>
              <wp:positionH relativeFrom="margin">
                <wp:align>center</wp:align>
              </wp:positionH>
              <wp:positionV relativeFrom="paragraph">
                <wp:posOffset>0</wp:posOffset>
              </wp:positionV>
              <wp:extent cx="3012440" cy="634746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6">
                        <a:extLst>
                          <a:ext uri="{28A0092B-C50C-407E-A947-70E740481C1C}">
                            <a14:useLocalDpi xmlns:a14="http://schemas.microsoft.com/office/drawing/2010/main" val="0"/>
                          </a:ext>
                        </a:extLst>
                      </a:blip>
                      <a:stretch>
                        <a:fillRect/>
                      </a:stretch>
                    </pic:blipFill>
                    <pic:spPr>
                      <a:xfrm>
                        <a:off x="0" y="0"/>
                        <a:ext cx="3012440" cy="6347460"/>
                      </a:xfrm>
                      <a:prstGeom prst="rect">
                        <a:avLst/>
                      </a:prstGeom>
                    </pic:spPr>
                  </pic:pic>
                </a:graphicData>
              </a:graphic>
              <wp14:sizeRelH relativeFrom="margin">
                <wp14:pctWidth>0</wp14:pctWidth>
              </wp14:sizeRelH>
              <wp14:sizeRelV relativeFrom="margin">
                <wp14:pctHeight>0</wp14:pctHeight>
              </wp14:sizeRelV>
            </wp:anchor>
          </w:drawing>
        </w:r>
      </w:del>
    </w:p>
    <w:p w14:paraId="6C6A3E3C" w14:textId="33718B6D" w:rsidR="00946582" w:rsidRDefault="00946582">
      <w:pPr>
        <w:pStyle w:val="Szvegtrzs"/>
        <w:ind w:firstLine="0"/>
        <w:jc w:val="center"/>
        <w:rPr>
          <w:ins w:id="584" w:author="Balázs Dán" w:date="2021-11-11T01:22:00Z"/>
        </w:rPr>
        <w:pPrChange w:id="585" w:author="Balázs Dán" w:date="2021-11-11T01:24:00Z">
          <w:pPr>
            <w:pStyle w:val="Szvegtrzs"/>
            <w:ind w:firstLine="426"/>
          </w:pPr>
        </w:pPrChange>
      </w:pPr>
      <w:ins w:id="586" w:author="Balázs Dán" w:date="2021-11-11T01:24:00Z">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7">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ins>
    </w:p>
    <w:p w14:paraId="76CA0AE7" w14:textId="3AE86D3D" w:rsidR="00D57497" w:rsidRDefault="00D57497">
      <w:pPr>
        <w:pStyle w:val="Szvegtrzs"/>
        <w:ind w:firstLine="0"/>
        <w:jc w:val="center"/>
        <w:rPr>
          <w:ins w:id="587" w:author="Balázs Dán" w:date="2021-11-10T22:10:00Z"/>
        </w:rPr>
      </w:pPr>
      <w:r>
        <w:t>3</w:t>
      </w:r>
      <w:ins w:id="588" w:author="Balázs Dán" w:date="2021-11-11T22:52:00Z">
        <w:r w:rsidR="0094004C">
          <w:t>3</w:t>
        </w:r>
      </w:ins>
      <w:del w:id="589" w:author="Balázs Dán" w:date="2021-11-11T22:52:00Z">
        <w:r w:rsidR="004B7181" w:rsidDel="0094004C">
          <w:delText>2</w:delText>
        </w:r>
      </w:del>
      <w:r>
        <w:t>. ábra: Images View</w:t>
      </w:r>
    </w:p>
    <w:p w14:paraId="7B9A88AD" w14:textId="09FDCE4B" w:rsidR="003F0F6E" w:rsidRDefault="003F0F6E" w:rsidP="003F0F6E">
      <w:pPr>
        <w:pStyle w:val="Szvegtrzs"/>
        <w:ind w:firstLine="0"/>
        <w:rPr>
          <w:ins w:id="590" w:author="Balázs Dán" w:date="2021-11-10T22:10:00Z"/>
        </w:rPr>
      </w:pPr>
    </w:p>
    <w:p w14:paraId="68DFD0D6" w14:textId="59F6DB5F" w:rsidR="003F0F6E" w:rsidRDefault="003F0F6E">
      <w:pPr>
        <w:pStyle w:val="Szvegtrzs"/>
        <w:ind w:firstLine="0"/>
        <w:pPrChange w:id="591" w:author="Balázs Dán" w:date="2021-11-10T22:10:00Z">
          <w:pPr>
            <w:pStyle w:val="Szvegtrzs"/>
            <w:ind w:firstLine="426"/>
          </w:pPr>
        </w:pPrChange>
      </w:pPr>
      <w:ins w:id="592" w:author="Balázs Dán" w:date="2021-11-10T22:10:00Z">
        <w:r>
          <w:t xml:space="preserve">A könnyebb átláthatóság és a gyorsabb betöltés érdekében a képeket </w:t>
        </w:r>
      </w:ins>
      <w:ins w:id="593" w:author="Balázs Dán" w:date="2021-11-10T22:11:00Z">
        <w:r>
          <w:t>tízesével</w:t>
        </w:r>
      </w:ins>
      <w:ins w:id="594" w:author="Balázs Dán" w:date="2021-11-10T22:10:00Z">
        <w:r>
          <w:t xml:space="preserve"> lehet megtekinteni</w:t>
        </w:r>
      </w:ins>
      <w:ins w:id="595" w:author="Balázs Dán" w:date="2021-11-11T01:08:00Z">
        <w:r w:rsidR="003A1E7C">
          <w:t xml:space="preserve"> az oldal megnyitásakor</w:t>
        </w:r>
      </w:ins>
      <w:ins w:id="596" w:author="Balázs Dán" w:date="2021-11-10T22:10:00Z">
        <w:r>
          <w:t>.</w:t>
        </w:r>
      </w:ins>
      <w:ins w:id="597" w:author="Balázs Dán" w:date="2021-11-11T01:09:00Z">
        <w:r w:rsidR="003A1E7C">
          <w:t xml:space="preserve"> Ezt a lépésközt a</w:t>
        </w:r>
        <w:r w:rsidR="00201C22">
          <w:t xml:space="preserve"> 3</w:t>
        </w:r>
      </w:ins>
      <w:ins w:id="598" w:author="Balázs Dán" w:date="2021-11-11T22:52:00Z">
        <w:r w:rsidR="0094004C">
          <w:t>3</w:t>
        </w:r>
      </w:ins>
      <w:ins w:id="599" w:author="Balázs Dán" w:date="2021-11-11T01:09:00Z">
        <w:r w:rsidR="00201C22">
          <w:t>. ábrán látható</w:t>
        </w:r>
        <w:r w:rsidR="003A1E7C">
          <w:t xml:space="preserve"> alsó gombok segítségével lehet állítani.</w:t>
        </w:r>
      </w:ins>
      <w:ins w:id="600" w:author="Balázs Dán" w:date="2021-11-10T22:10:00Z">
        <w:r>
          <w:t xml:space="preserve"> </w:t>
        </w:r>
      </w:ins>
      <w:ins w:id="601" w:author="Balázs Dán" w:date="2021-11-10T22:11:00Z">
        <w:r>
          <w:t xml:space="preserve">A </w:t>
        </w:r>
        <w:r w:rsidRPr="003F0F6E">
          <w:rPr>
            <w:rFonts w:ascii="Consolas" w:hAnsi="Consolas"/>
            <w:sz w:val="22"/>
            <w:szCs w:val="22"/>
            <w:rPrChange w:id="602" w:author="Balázs Dán" w:date="2021-11-10T22:11:00Z">
              <w:rPr/>
            </w:rPrChange>
          </w:rPr>
          <w:t>Back</w:t>
        </w:r>
        <w:r>
          <w:t xml:space="preserve"> és </w:t>
        </w:r>
        <w:r w:rsidRPr="003F0F6E">
          <w:rPr>
            <w:rFonts w:ascii="Consolas" w:hAnsi="Consolas"/>
            <w:sz w:val="22"/>
            <w:szCs w:val="22"/>
            <w:rPrChange w:id="603" w:author="Balázs Dán" w:date="2021-11-10T22:11:00Z">
              <w:rPr/>
            </w:rPrChange>
          </w:rPr>
          <w:t>Next</w:t>
        </w:r>
        <w:r>
          <w:t xml:space="preserve"> gombokkal lehet lép</w:t>
        </w:r>
      </w:ins>
      <w:ins w:id="604" w:author="Balázs Dán" w:date="2021-11-10T22:47:00Z">
        <w:r w:rsidR="008A61D9">
          <w:t>egetni</w:t>
        </w:r>
      </w:ins>
      <w:ins w:id="605" w:author="Balázs Dán" w:date="2021-11-10T22:11:00Z">
        <w:r>
          <w:t xml:space="preserve"> az oldalak között.</w:t>
        </w:r>
      </w:ins>
    </w:p>
    <w:p w14:paraId="401140A5" w14:textId="2A9AFAF7" w:rsidR="00D57497" w:rsidDel="003F0F6E" w:rsidRDefault="00D57497" w:rsidP="003C2D3F">
      <w:pPr>
        <w:pStyle w:val="Szvegtrzs"/>
        <w:ind w:firstLine="0"/>
        <w:rPr>
          <w:del w:id="606" w:author="Balázs Dán" w:date="2021-11-09T16:00:00Z"/>
        </w:rPr>
      </w:pPr>
      <w:del w:id="607" w:author="Balázs Dán" w:date="2021-11-09T16:00:00Z">
        <w:r w:rsidDel="00E069D9">
          <w:delText>///////////////////////</w:delText>
        </w:r>
      </w:del>
    </w:p>
    <w:p w14:paraId="647789D2" w14:textId="77777777" w:rsidR="003F0F6E" w:rsidRDefault="003F0F6E" w:rsidP="003F0F6E">
      <w:pPr>
        <w:pStyle w:val="Szvegtrzs"/>
        <w:ind w:firstLine="0"/>
        <w:rPr>
          <w:ins w:id="608" w:author="Balázs Dán" w:date="2021-11-10T22:09:00Z"/>
        </w:rPr>
        <w:sectPr w:rsidR="003F0F6E" w:rsidSect="00222C10">
          <w:pgSz w:w="11906" w:h="16838"/>
          <w:pgMar w:top="1701" w:right="1134" w:bottom="1701" w:left="1701" w:header="709" w:footer="709" w:gutter="567"/>
          <w:cols w:space="708"/>
          <w:docGrid w:linePitch="360"/>
        </w:sectPr>
      </w:pPr>
    </w:p>
    <w:p w14:paraId="70E9D62D" w14:textId="2181F382" w:rsidR="00D57497" w:rsidDel="00E069D9" w:rsidRDefault="00D57497" w:rsidP="003C2D3F">
      <w:pPr>
        <w:pStyle w:val="Szvegtrzs"/>
        <w:ind w:firstLine="0"/>
        <w:rPr>
          <w:del w:id="609" w:author="Balázs Dán" w:date="2021-11-09T16:00:00Z"/>
        </w:rPr>
      </w:pPr>
      <w:del w:id="610" w:author="Balázs Dán" w:date="2021-11-09T16:00:00Z">
        <w:r w:rsidDel="00E069D9">
          <w:lastRenderedPageBreak/>
          <w:delText>TODO: UI-n változtatás, szebbítés</w:delText>
        </w:r>
      </w:del>
    </w:p>
    <w:p w14:paraId="55CA6D30" w14:textId="48F5EDBE" w:rsidR="00D57497" w:rsidDel="00E069D9" w:rsidRDefault="00D57497" w:rsidP="003C2D3F">
      <w:pPr>
        <w:pStyle w:val="Szvegtrzs"/>
        <w:ind w:firstLine="0"/>
        <w:rPr>
          <w:del w:id="611" w:author="Balázs Dán" w:date="2021-11-09T16:00:00Z"/>
        </w:rPr>
      </w:pPr>
      <w:del w:id="612" w:author="Balázs Dán" w:date="2021-11-09T16:00:00Z">
        <w:r w:rsidDel="00E069D9">
          <w:delText>//////////////////////</w:delText>
        </w:r>
      </w:del>
    </w:p>
    <w:p w14:paraId="51CBB98E" w14:textId="376A0AA1" w:rsidR="00D57497" w:rsidDel="00E069D9" w:rsidRDefault="00D57497" w:rsidP="003C2D3F">
      <w:pPr>
        <w:pStyle w:val="Szvegtrzs"/>
        <w:ind w:firstLine="0"/>
        <w:rPr>
          <w:del w:id="613" w:author="Balázs Dán" w:date="2021-11-09T16:01:00Z"/>
        </w:rPr>
      </w:pPr>
    </w:p>
    <w:p w14:paraId="0F9A64BD" w14:textId="12AD8455" w:rsidR="00D57497" w:rsidRDefault="00D57497" w:rsidP="003C2D3F">
      <w:pPr>
        <w:pStyle w:val="Szvegtrzs"/>
        <w:ind w:firstLine="426"/>
      </w:pPr>
      <w:r>
        <w:t xml:space="preserve">A Video menüpontra kattintva az applikáció átirányít a </w:t>
      </w:r>
      <w:r w:rsidRPr="00335259">
        <w:rPr>
          <w:rFonts w:ascii="Consolas" w:hAnsi="Consolas"/>
          <w:sz w:val="22"/>
          <w:szCs w:val="22"/>
          <w:rPrChange w:id="614" w:author="Balázs Dán" w:date="2021-11-10T22:12:00Z">
            <w:rPr/>
          </w:rPrChange>
        </w:rPr>
        <w:t>Video</w:t>
      </w:r>
      <w:r>
        <w:t xml:space="preserve"> oldalra. </w:t>
      </w:r>
      <w:del w:id="615" w:author="Balázs Dán" w:date="2021-11-10T22:13:00Z">
        <w:r w:rsidDel="00335259">
          <w:delText>Itt, ha van elérhető video streaming a használt ESP32-CAM kamera által, akkor az megjelenítődik.</w:delText>
        </w:r>
      </w:del>
      <w:ins w:id="616" w:author="Balázs Dán" w:date="2021-11-10T22:13:00Z">
        <w:r w:rsidR="00335259">
          <w:t xml:space="preserve">Ha </w:t>
        </w:r>
      </w:ins>
      <w:ins w:id="617" w:author="Balázs Dán" w:date="2021-11-10T22:41:00Z">
        <w:r w:rsidR="001A153A">
          <w:t xml:space="preserve">a felhasználó rendelkezik olyan Arduino ID-val, amely </w:t>
        </w:r>
      </w:ins>
      <w:ins w:id="618" w:author="Balázs Dán" w:date="2021-11-10T22:44:00Z">
        <w:r w:rsidR="001A153A">
          <w:t xml:space="preserve">ajtónyitási státusza engedélyezett és </w:t>
        </w:r>
      </w:ins>
      <w:ins w:id="619" w:author="Balázs Dán" w:date="2021-11-10T22:41:00Z">
        <w:r w:rsidR="001A153A">
          <w:t xml:space="preserve">szerepel </w:t>
        </w:r>
      </w:ins>
      <w:ins w:id="620" w:author="Balázs Dán" w:date="2021-11-10T22:13:00Z">
        <w:r w:rsidR="00335259">
          <w:t>az „</w:t>
        </w:r>
        <w:r w:rsidR="00335259" w:rsidRPr="00335259">
          <w:rPr>
            <w:rFonts w:ascii="Consolas" w:hAnsi="Consolas"/>
            <w:sz w:val="22"/>
            <w:szCs w:val="22"/>
            <w:rPrChange w:id="621" w:author="Balázs Dán" w:date="2021-11-10T22:13:00Z">
              <w:rPr/>
            </w:rPrChange>
          </w:rPr>
          <w:t>arduino_devices</w:t>
        </w:r>
        <w:r w:rsidR="00335259">
          <w:t>” adattáblában</w:t>
        </w:r>
      </w:ins>
      <w:ins w:id="622" w:author="Balázs Dán" w:date="2021-11-10T22:41:00Z">
        <w:r w:rsidR="001A153A">
          <w:t xml:space="preserve">, akkor az ugyanazon rekordban szereplő </w:t>
        </w:r>
      </w:ins>
      <w:ins w:id="623" w:author="Balázs Dán" w:date="2021-11-10T22:43:00Z">
        <w:r w:rsidR="001A153A">
          <w:t>„</w:t>
        </w:r>
        <w:r w:rsidR="001A153A" w:rsidRPr="001A153A">
          <w:rPr>
            <w:rFonts w:ascii="Consolas" w:hAnsi="Consolas"/>
            <w:sz w:val="22"/>
            <w:szCs w:val="22"/>
            <w:rPrChange w:id="624" w:author="Balázs Dán" w:date="2021-11-10T22:43:00Z">
              <w:rPr/>
            </w:rPrChange>
          </w:rPr>
          <w:t>video_url</w:t>
        </w:r>
        <w:r w:rsidR="001A153A">
          <w:t>” alapján megtekinthető a Video Strea</w:t>
        </w:r>
      </w:ins>
      <w:ins w:id="625" w:author="Balázs Dán" w:date="2021-11-10T22:44:00Z">
        <w:r w:rsidR="001A153A">
          <w:t xml:space="preserve">ming. </w:t>
        </w:r>
      </w:ins>
      <w:ins w:id="626" w:author="Balázs Dán" w:date="2021-11-11T01:29:00Z">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ins>
      <w:ins w:id="627" w:author="Balázs Dán" w:date="2021-11-10T22:44:00Z">
        <w:r w:rsidR="001A153A">
          <w:t>Több Arduino ID-val rendelkez</w:t>
        </w:r>
      </w:ins>
      <w:ins w:id="628" w:author="Balázs Dán" w:date="2021-11-11T01:19:00Z">
        <w:r w:rsidR="0013182C">
          <w:t>ő</w:t>
        </w:r>
      </w:ins>
      <w:ins w:id="629" w:author="Balázs Dán" w:date="2021-11-10T22:44:00Z">
        <w:r w:rsidR="001A153A">
          <w:t xml:space="preserve"> felhasználónak lehetősége van</w:t>
        </w:r>
      </w:ins>
      <w:ins w:id="630" w:author="Balázs Dán" w:date="2021-11-10T22:45:00Z">
        <w:r w:rsidR="001A153A">
          <w:t xml:space="preserve"> a Video Streaming-ek közötti lép</w:t>
        </w:r>
      </w:ins>
      <w:ins w:id="631" w:author="Balázs Dán" w:date="2021-11-11T01:19:00Z">
        <w:r w:rsidR="008F6EF3">
          <w:t>egetés</w:t>
        </w:r>
      </w:ins>
      <w:ins w:id="632" w:author="Balázs Dán" w:date="2021-11-10T22:45:00Z">
        <w:r w:rsidR="001A153A">
          <w:t xml:space="preserve">re a </w:t>
        </w:r>
        <w:r w:rsidR="001A153A" w:rsidRPr="001A153A">
          <w:rPr>
            <w:rFonts w:ascii="Consolas" w:hAnsi="Consolas"/>
            <w:sz w:val="22"/>
            <w:szCs w:val="22"/>
            <w:rPrChange w:id="633" w:author="Balázs Dán" w:date="2021-11-10T22:45:00Z">
              <w:rPr/>
            </w:rPrChange>
          </w:rPr>
          <w:t>Back</w:t>
        </w:r>
        <w:r w:rsidR="001A153A">
          <w:t xml:space="preserve"> és </w:t>
        </w:r>
        <w:r w:rsidR="001A153A" w:rsidRPr="001A153A">
          <w:rPr>
            <w:rFonts w:ascii="Consolas" w:hAnsi="Consolas"/>
            <w:sz w:val="22"/>
            <w:szCs w:val="22"/>
            <w:rPrChange w:id="634" w:author="Balázs Dán" w:date="2021-11-10T22:45:00Z">
              <w:rPr/>
            </w:rPrChange>
          </w:rPr>
          <w:t>Next</w:t>
        </w:r>
        <w:r w:rsidR="001A153A">
          <w:t xml:space="preserve"> gombok segítségével</w:t>
        </w:r>
      </w:ins>
      <w:ins w:id="635" w:author="Balázs Dán" w:date="2021-11-11T01:29:00Z">
        <w:r w:rsidR="00BD1773">
          <w:t xml:space="preserve"> </w:t>
        </w:r>
      </w:ins>
      <w:ins w:id="636" w:author="Balázs Dán" w:date="2021-11-10T22:46:00Z">
        <w:r w:rsidR="00E6476A">
          <w:t>(3</w:t>
        </w:r>
      </w:ins>
      <w:ins w:id="637" w:author="Balázs Dán" w:date="2021-11-11T22:52:00Z">
        <w:r w:rsidR="0094004C">
          <w:t>4</w:t>
        </w:r>
      </w:ins>
      <w:ins w:id="638" w:author="Balázs Dán" w:date="2021-11-10T22:46:00Z">
        <w:r w:rsidR="00E6476A">
          <w:t>. ábra)</w:t>
        </w:r>
        <w:r w:rsidR="001A153A">
          <w:t>.</w:t>
        </w:r>
      </w:ins>
    </w:p>
    <w:p w14:paraId="6AACE292" w14:textId="2DCF536E" w:rsidR="00D57497" w:rsidDel="003F0F6E" w:rsidRDefault="00E56E31">
      <w:pPr>
        <w:pStyle w:val="Szvegtrzs"/>
        <w:ind w:firstLine="0"/>
        <w:jc w:val="center"/>
        <w:rPr>
          <w:del w:id="639" w:author="Balázs Dán" w:date="2021-11-09T16:01:00Z"/>
        </w:rPr>
        <w:pPrChange w:id="640" w:author="Balázs Dán" w:date="2021-11-11T01:18:00Z">
          <w:pPr>
            <w:pStyle w:val="Szvegtrzs"/>
            <w:ind w:firstLine="0"/>
          </w:pPr>
        </w:pPrChange>
      </w:pPr>
      <w:ins w:id="641" w:author="Balázs Dán" w:date="2021-11-11T01:18:00Z">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8">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ins>
      <w:del w:id="642" w:author="Balázs Dán" w:date="2021-11-09T16:01:00Z">
        <w:r w:rsidR="00D57497" w:rsidDel="00E069D9">
          <w:delText>//TODO: kép</w:delText>
        </w:r>
      </w:del>
    </w:p>
    <w:p w14:paraId="59AEDEEC" w14:textId="77777777" w:rsidR="003F0F6E" w:rsidRDefault="003F0F6E">
      <w:pPr>
        <w:pStyle w:val="Szvegtrzs"/>
        <w:ind w:firstLine="0"/>
        <w:jc w:val="center"/>
        <w:rPr>
          <w:ins w:id="643" w:author="Balázs Dán" w:date="2021-11-10T22:06:00Z"/>
        </w:rPr>
        <w:pPrChange w:id="644" w:author="Balázs Dán" w:date="2021-11-11T01:18:00Z">
          <w:pPr>
            <w:pStyle w:val="Szvegtrzs"/>
            <w:ind w:firstLine="426"/>
          </w:pPr>
        </w:pPrChange>
      </w:pPr>
    </w:p>
    <w:p w14:paraId="2D996DBB" w14:textId="1979F67C" w:rsidR="003F0F6E" w:rsidRDefault="00E6476A">
      <w:pPr>
        <w:pStyle w:val="Szvegtrzs"/>
        <w:ind w:firstLine="0"/>
        <w:jc w:val="center"/>
        <w:rPr>
          <w:ins w:id="645" w:author="Balázs Dán" w:date="2021-11-10T22:07:00Z"/>
        </w:rPr>
        <w:pPrChange w:id="646" w:author="Balázs Dán" w:date="2021-11-10T22:08:00Z">
          <w:pPr>
            <w:pStyle w:val="Szvegtrzs"/>
            <w:ind w:firstLine="0"/>
          </w:pPr>
        </w:pPrChange>
      </w:pPr>
      <w:ins w:id="647" w:author="Balázs Dán" w:date="2021-11-10T22:46:00Z">
        <w:r>
          <w:t>3</w:t>
        </w:r>
      </w:ins>
      <w:ins w:id="648" w:author="Balázs Dán" w:date="2021-11-11T22:52:00Z">
        <w:r w:rsidR="0094004C">
          <w:t>4</w:t>
        </w:r>
      </w:ins>
      <w:ins w:id="649" w:author="Balázs Dán" w:date="2021-11-10T22:46:00Z">
        <w:r>
          <w:t>. ábra: Video Vi</w:t>
        </w:r>
      </w:ins>
      <w:ins w:id="650" w:author="Balázs Dán" w:date="2021-11-10T22:47:00Z">
        <w:r>
          <w:t>ew</w:t>
        </w:r>
      </w:ins>
    </w:p>
    <w:p w14:paraId="6EF4CFF7" w14:textId="77777777" w:rsidR="003F0F6E" w:rsidRDefault="003F0F6E" w:rsidP="003C2D3F">
      <w:pPr>
        <w:pStyle w:val="Szvegtrzs"/>
        <w:ind w:firstLine="0"/>
        <w:rPr>
          <w:ins w:id="651" w:author="Balázs Dán" w:date="2021-11-10T22:07:00Z"/>
        </w:rPr>
      </w:pPr>
    </w:p>
    <w:p w14:paraId="057CEA76" w14:textId="3DD46D43" w:rsidR="003F0F6E" w:rsidDel="003F0F6E" w:rsidRDefault="003F0F6E" w:rsidP="003C2D3F">
      <w:pPr>
        <w:pStyle w:val="Szvegtrzs"/>
        <w:ind w:firstLine="0"/>
        <w:rPr>
          <w:del w:id="652" w:author="Balázs Dán" w:date="2021-11-10T22:07:00Z"/>
        </w:rPr>
        <w:sectPr w:rsidR="003F0F6E" w:rsidDel="003F0F6E" w:rsidSect="00222C10">
          <w:pgSz w:w="11906" w:h="16838"/>
          <w:pgMar w:top="1701" w:right="1134" w:bottom="1701" w:left="1701" w:header="709" w:footer="709" w:gutter="567"/>
          <w:cols w:space="708"/>
          <w:docGrid w:linePitch="360"/>
        </w:sectPr>
      </w:pPr>
    </w:p>
    <w:p w14:paraId="243B682B" w14:textId="1830CC03" w:rsidR="00D57497" w:rsidRDefault="001E7275" w:rsidP="003C2D3F">
      <w:pPr>
        <w:pStyle w:val="Cmsor1"/>
        <w:spacing w:after="0" w:line="360" w:lineRule="auto"/>
      </w:pPr>
      <w:del w:id="653" w:author="Balázs Dán" w:date="2021-11-10T22:07:00Z">
        <w:r w:rsidDel="003F0F6E">
          <w:lastRenderedPageBreak/>
          <w:delText>U</w:delText>
        </w:r>
      </w:del>
      <w:ins w:id="654" w:author="Balázs Dán" w:date="2021-11-10T23:07:00Z">
        <w:r w:rsidR="00623313">
          <w:t>Ut</w:t>
        </w:r>
      </w:ins>
      <w:del w:id="655" w:author="Balázs Dán" w:date="2021-11-10T23:07:00Z">
        <w:r w:rsidDel="00623313">
          <w:delText>t</w:delText>
        </w:r>
      </w:del>
      <w:r>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ins w:id="656" w:author="Balázs Dán" w:date="2021-11-13T18:01:00Z">
        <w:r w:rsidR="00EC0741">
          <w:t xml:space="preserve"> </w:t>
        </w:r>
      </w:ins>
      <w:ins w:id="657" w:author="Balázs Dán" w:date="2021-11-13T18:02:00Z">
        <w:r w:rsidR="00EC0741">
          <w:fldChar w:fldCharType="begin"/>
        </w:r>
        <w:r w:rsidR="00EC0741">
          <w:instrText xml:space="preserve"> REF _Ref87375487 \r \h </w:instrText>
        </w:r>
      </w:ins>
      <w:r w:rsidR="00EC0741">
        <w:fldChar w:fldCharType="separate"/>
      </w:r>
      <w:ins w:id="658" w:author="Balázs Dán" w:date="2021-11-13T18:02:00Z">
        <w:r w:rsidR="00EC0741">
          <w:t>[24]</w:t>
        </w:r>
        <w:r w:rsidR="00EC0741">
          <w:fldChar w:fldCharType="end"/>
        </w:r>
      </w:ins>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443058DA" w:rsidR="0034198B" w:rsidRDefault="00F2468A" w:rsidP="0034198B">
      <w:pPr>
        <w:pStyle w:val="Szvegtrzs"/>
        <w:ind w:firstLine="426"/>
      </w:pPr>
      <w:r>
        <w:t>A</w:t>
      </w:r>
      <w:r w:rsidR="00480C16">
        <w:t xml:space="preserve"> „</w:t>
      </w:r>
      <w:r w:rsidR="00480C16" w:rsidRPr="00A637B2">
        <w:rPr>
          <w:rFonts w:ascii="Consolas" w:hAnsi="Consolas"/>
          <w:sz w:val="22"/>
          <w:szCs w:val="22"/>
          <w:rPrChange w:id="659" w:author="Dr. Kocsis Gergely" w:date="2021-11-07T22:45:00Z">
            <w:rPr/>
          </w:rPrChange>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7E1300">
        <w:rPr>
          <w:rFonts w:ascii="Consolas" w:hAnsi="Consolas"/>
          <w:sz w:val="22"/>
          <w:szCs w:val="22"/>
          <w:rPrChange w:id="660" w:author="Dr. Kocsis Gergely" w:date="2021-11-07T22:45:00Z">
            <w:rPr/>
          </w:rPrChange>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7E1300">
        <w:rPr>
          <w:rFonts w:ascii="Consolas" w:hAnsi="Consolas"/>
          <w:sz w:val="22"/>
          <w:szCs w:val="22"/>
          <w:rPrChange w:id="661" w:author="Dr. Kocsis Gergely" w:date="2021-11-07T22:45:00Z">
            <w:rPr/>
          </w:rPrChange>
        </w:rPr>
        <w:t>config.json</w:t>
      </w:r>
      <w:r w:rsidR="00521C07">
        <w:t xml:space="preserve">”-be elmentett </w:t>
      </w:r>
      <w:r w:rsidR="00521C07" w:rsidRPr="007E1300">
        <w:rPr>
          <w:rFonts w:ascii="Consolas" w:hAnsi="Consolas"/>
          <w:sz w:val="22"/>
          <w:szCs w:val="22"/>
          <w:rPrChange w:id="662" w:author="Dr. Kocsis Gergely" w:date="2021-11-07T22:45:00Z">
            <w:rPr/>
          </w:rPrChange>
        </w:rPr>
        <w:t>url</w:t>
      </w:r>
      <w:r w:rsidR="00521C07">
        <w:t>-t módosítottam a Domain url-re,</w:t>
      </w:r>
      <w:r w:rsidR="0034198B">
        <w:t xml:space="preserve"> hogy bárhonnan elérhető legyen</w:t>
      </w:r>
      <w:r w:rsidR="00B27D95">
        <w:t>.</w:t>
      </w:r>
      <w:del w:id="663" w:author="Balázs Dán" w:date="2021-11-09T16:27:00Z">
        <w:r w:rsidR="00B27D95" w:rsidDel="00CD22DF">
          <w:delText xml:space="preserve"> </w:delText>
        </w:r>
      </w:del>
      <w:ins w:id="664" w:author="Balázs Dán" w:date="2021-11-09T16:27:00Z">
        <w:r w:rsidR="00CD22DF">
          <w:t xml:space="preserve"> </w:t>
        </w:r>
      </w:ins>
      <w:ins w:id="665" w:author="Balázs Dán" w:date="2021-11-09T16:29:00Z">
        <w:r w:rsidR="00FD4AA1">
          <w:t xml:space="preserve">Minden olyan backend fájlt, amely </w:t>
        </w:r>
      </w:ins>
      <w:ins w:id="666" w:author="Balázs Dán" w:date="2021-11-09T16:30:00Z">
        <w:r w:rsidR="002B03AC" w:rsidRPr="005B142B">
          <w:rPr>
            <w:rFonts w:ascii="Consolas" w:hAnsi="Consolas"/>
            <w:sz w:val="22"/>
            <w:szCs w:val="22"/>
          </w:rPr>
          <w:t>token</w:t>
        </w:r>
      </w:ins>
      <w:ins w:id="667" w:author="Balázs Dán" w:date="2021-11-09T16:29:00Z">
        <w:r w:rsidR="00FD4AA1">
          <w:t>-t kezel</w:t>
        </w:r>
      </w:ins>
      <w:ins w:id="668" w:author="Balázs Dán" w:date="2021-11-09T16:31:00Z">
        <w:r w:rsidR="002B03AC">
          <w:t xml:space="preserve"> (például 18. ábra)</w:t>
        </w:r>
      </w:ins>
      <w:ins w:id="669" w:author="Balázs Dán" w:date="2021-11-09T16:29:00Z">
        <w:r w:rsidR="00FD4AA1">
          <w:t>,</w:t>
        </w:r>
      </w:ins>
      <w:ins w:id="670" w:author="Balázs Dán" w:date="2021-11-09T16:30:00Z">
        <w:r w:rsidR="002B03AC">
          <w:t xml:space="preserve"> módosítan</w:t>
        </w:r>
      </w:ins>
      <w:ins w:id="671" w:author="Balázs Dán" w:date="2021-11-11T14:58:00Z">
        <w:r w:rsidR="004C1F19">
          <w:t>om</w:t>
        </w:r>
      </w:ins>
      <w:ins w:id="672" w:author="Balázs Dán" w:date="2021-11-09T16:30:00Z">
        <w:r w:rsidR="002B03AC">
          <w:t xml:space="preserve"> kellett a </w:t>
        </w:r>
        <w:r w:rsidR="002B03AC" w:rsidRPr="002B03AC">
          <w:rPr>
            <w:rFonts w:ascii="Consolas" w:hAnsi="Consolas"/>
            <w:sz w:val="22"/>
            <w:szCs w:val="22"/>
            <w:rPrChange w:id="673" w:author="Balázs Dán" w:date="2021-11-09T16:30:00Z">
              <w:rPr/>
            </w:rPrChange>
          </w:rPr>
          <w:t>token header</w:t>
        </w:r>
        <w:r w:rsidR="002B03AC">
          <w:t xml:space="preserve"> lekérési módján.</w:t>
        </w:r>
      </w:ins>
      <w:ins w:id="674" w:author="Balázs Dán" w:date="2021-11-11T14:54:00Z">
        <w:r w:rsidR="00EA1C59">
          <w:t xml:space="preserve"> </w:t>
        </w:r>
      </w:ins>
      <w:ins w:id="675" w:author="Balázs Dán" w:date="2021-11-11T14:56:00Z">
        <w:r w:rsidR="00EA1C59">
          <w:t>Az</w:t>
        </w:r>
      </w:ins>
      <w:ins w:id="676" w:author="Balázs Dán" w:date="2021-11-11T14:57:00Z">
        <w:r w:rsidR="00EA1C59">
          <w:t xml:space="preserve"> </w:t>
        </w:r>
        <w:r w:rsidR="00EA1C59" w:rsidRPr="00EA1C59">
          <w:rPr>
            <w:rFonts w:ascii="Consolas" w:hAnsi="Consolas"/>
            <w:sz w:val="22"/>
            <w:szCs w:val="22"/>
            <w:rPrChange w:id="677" w:author="Balázs Dán" w:date="2021-11-11T14:57:00Z">
              <w:rPr/>
            </w:rPrChange>
          </w:rPr>
          <w:t>apache_request_headers()</w:t>
        </w:r>
        <w:r w:rsidR="00EA1C59">
          <w:t xml:space="preserve"> funkció</w:t>
        </w:r>
      </w:ins>
      <w:ins w:id="678" w:author="Balázs Dán" w:date="2021-11-11T14:59:00Z">
        <w:r w:rsidR="00AB1DCF">
          <w:t xml:space="preserve"> alapján létrehozott</w:t>
        </w:r>
      </w:ins>
      <w:ins w:id="679" w:author="Balázs Dán" w:date="2021-11-11T14:54:00Z">
        <w:r w:rsidR="00EA1C59">
          <w:t xml:space="preserve"> </w:t>
        </w:r>
      </w:ins>
      <w:ins w:id="680" w:author="Balázs Dán" w:date="2021-11-11T14:55:00Z">
        <w:r w:rsidR="00EA1C59" w:rsidRPr="00EA1C59">
          <w:rPr>
            <w:rFonts w:ascii="Consolas" w:hAnsi="Consolas"/>
            <w:sz w:val="22"/>
            <w:szCs w:val="22"/>
            <w:rPrChange w:id="681" w:author="Balázs Dán" w:date="2021-11-11T14:58:00Z">
              <w:rPr/>
            </w:rPrChange>
          </w:rPr>
          <w:t>$headers['token’]</w:t>
        </w:r>
      </w:ins>
      <w:ins w:id="682" w:author="Balázs Dán" w:date="2021-11-11T14:57:00Z">
        <w:r w:rsidR="00EA1C59">
          <w:t xml:space="preserve"> változót</w:t>
        </w:r>
      </w:ins>
      <w:ins w:id="683" w:author="Balázs Dán" w:date="2021-11-11T14:55:00Z">
        <w:r w:rsidR="00EA1C59">
          <w:t xml:space="preserve"> egyszerűen csak át kellett írnom </w:t>
        </w:r>
        <w:r w:rsidR="00EA1C59" w:rsidRPr="00EA1C59">
          <w:rPr>
            <w:rFonts w:ascii="Consolas" w:hAnsi="Consolas"/>
            <w:sz w:val="22"/>
            <w:szCs w:val="22"/>
            <w:rPrChange w:id="684" w:author="Balázs Dán" w:date="2021-11-11T14:58:00Z">
              <w:rPr/>
            </w:rPrChange>
          </w:rPr>
          <w:t>$_SERVER[’HTTP_TOKEN’]-</w:t>
        </w:r>
        <w:r w:rsidR="00EA1C59">
          <w:t>re.</w:t>
        </w:r>
      </w:ins>
      <w:ins w:id="685" w:author="Balázs Dán" w:date="2021-11-09T16:30:00Z">
        <w:r w:rsidR="002B03AC">
          <w:t xml:space="preserve"> </w:t>
        </w:r>
      </w:ins>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del w:id="686" w:author="Balázs Dán" w:date="2021-11-11T14:09:00Z">
        <w:r w:rsidR="0034198B" w:rsidDel="00145A70">
          <w:delText>elérhető</w:delText>
        </w:r>
      </w:del>
      <w:ins w:id="687" w:author="Balázs Dán" w:date="2021-11-11T14:09:00Z">
        <w:r w:rsidR="00145A70">
          <w:t>érhető el</w:t>
        </w:r>
      </w:ins>
      <w:r w:rsidR="0034198B">
        <w:t>.</w:t>
      </w:r>
    </w:p>
    <w:p w14:paraId="4477853D" w14:textId="078B5823"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7E1300">
        <w:rPr>
          <w:rFonts w:ascii="Consolas" w:hAnsi="Consolas"/>
          <w:sz w:val="22"/>
          <w:szCs w:val="22"/>
          <w:rPrChange w:id="688" w:author="Dr. Kocsis Gergely" w:date="2021-11-07T22:45:00Z">
            <w:rPr/>
          </w:rPrChange>
        </w:rPr>
        <w:t>192.168.0.152</w:t>
      </w:r>
      <w:r>
        <w:t>). Az ngrok főoldalára beregisztrálva, majd bejelentkezve a „</w:t>
      </w:r>
      <w:r w:rsidRPr="007E1300">
        <w:rPr>
          <w:rFonts w:ascii="Consolas" w:hAnsi="Consolas"/>
          <w:sz w:val="22"/>
          <w:szCs w:val="22"/>
          <w:rPrChange w:id="689" w:author="Dr. Kocsis Gergely" w:date="2021-11-07T22:45:00Z">
            <w:rPr/>
          </w:rPrChange>
        </w:rPr>
        <w:t>Your Authtoken</w:t>
      </w:r>
      <w:r>
        <w:t>” menüpontnál látható a saját Authtoken</w:t>
      </w:r>
      <w:ins w:id="690" w:author="Dr. Kocsis Gergely" w:date="2021-11-07T22:46:00Z">
        <w:r w:rsidR="0007017C">
          <w:t>-</w:t>
        </w:r>
      </w:ins>
      <w:r>
        <w:t>ünk, amely szükséges az IP cím tunnel létrehozásához</w:t>
      </w:r>
      <w:ins w:id="691" w:author="Balázs Dán" w:date="2021-11-13T18:01:00Z">
        <w:r w:rsidR="00EC0741">
          <w:t xml:space="preserve"> </w:t>
        </w:r>
        <w:r w:rsidR="00EC0741">
          <w:fldChar w:fldCharType="begin"/>
        </w:r>
        <w:r w:rsidR="00EC0741">
          <w:instrText xml:space="preserve"> REF _Ref87374238 \r \h </w:instrText>
        </w:r>
      </w:ins>
      <w:r w:rsidR="00EC0741">
        <w:fldChar w:fldCharType="separate"/>
      </w:r>
      <w:ins w:id="692" w:author="Balázs Dán" w:date="2021-11-13T18:01:00Z">
        <w:r w:rsidR="00EC0741">
          <w:t>[20]</w:t>
        </w:r>
        <w:r w:rsidR="00EC0741">
          <w:fldChar w:fldCharType="end"/>
        </w:r>
      </w:ins>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1F7A52">
        <w:rPr>
          <w:rPrChange w:id="693" w:author="Balázs Dán" w:date="2021-11-09T19:15:00Z">
            <w:rPr>
              <w:shd w:val="clear" w:color="auto" w:fill="E7E6E6" w:themeFill="background2"/>
            </w:rPr>
          </w:rPrChange>
        </w:rPr>
        <w:t>;</w:t>
      </w:r>
      <w:r>
        <w:t xml:space="preserve"> esetemben </w:t>
      </w:r>
      <w:r w:rsidRPr="0007017C">
        <w:rPr>
          <w:rFonts w:ascii="Consolas" w:hAnsi="Consolas"/>
          <w:sz w:val="22"/>
          <w:szCs w:val="22"/>
          <w:rPrChange w:id="694" w:author="Dr. Kocsis Gergely" w:date="2021-11-07T22:46:00Z">
            <w:rPr/>
          </w:rPrChange>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07017C">
        <w:rPr>
          <w:rFonts w:ascii="Consolas" w:hAnsi="Consolas"/>
          <w:sz w:val="22"/>
          <w:szCs w:val="22"/>
          <w:rPrChange w:id="695" w:author="Dr. Kocsis Gergely" w:date="2021-11-07T22:46:00Z">
            <w:rPr/>
          </w:rPrChange>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07017C">
        <w:rPr>
          <w:rFonts w:ascii="Consolas" w:hAnsi="Consolas"/>
          <w:sz w:val="22"/>
          <w:szCs w:val="22"/>
          <w:rPrChange w:id="696" w:author="Dr. Kocsis Gergely" w:date="2021-11-07T22:46:00Z">
            <w:rPr/>
          </w:rPrChange>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3DC54976" w:rsidR="003E1DA7" w:rsidRDefault="00DD1D08" w:rsidP="003C2D3F">
      <w:pPr>
        <w:pStyle w:val="Szvegtrzs"/>
        <w:ind w:firstLine="426"/>
        <w:rPr>
          <w:ins w:id="697" w:author="Balázs Dán" w:date="2021-11-12T13:17:00Z"/>
        </w:rPr>
      </w:pPr>
      <w:ins w:id="698" w:author="Balázs Dán" w:date="2021-11-12T15:26:00Z">
        <w:r>
          <w:t>Szakdolgozatomat GitHub-on tettem elérhetővé. A Repository-kat az alábbi Terminál parancsok</w:t>
        </w:r>
      </w:ins>
      <w:ins w:id="699" w:author="Balázs Dán" w:date="2021-11-12T15:27:00Z">
        <w:r>
          <w:t>kal hoztam létre</w:t>
        </w:r>
      </w:ins>
      <w:ins w:id="700" w:author="Balázs Dán" w:date="2021-11-13T18:02:00Z">
        <w:r w:rsidR="00EC0741">
          <w:t xml:space="preserve"> </w:t>
        </w:r>
        <w:r w:rsidR="00EC0741">
          <w:fldChar w:fldCharType="begin"/>
        </w:r>
        <w:r w:rsidR="00EC0741">
          <w:instrText xml:space="preserve"> REF _Ref87623257 \r \h </w:instrText>
        </w:r>
      </w:ins>
      <w:r w:rsidR="00EC0741">
        <w:fldChar w:fldCharType="separate"/>
      </w:r>
      <w:ins w:id="701" w:author="Balázs Dán" w:date="2021-11-13T18:02:00Z">
        <w:r w:rsidR="00EC0741">
          <w:t>[25]</w:t>
        </w:r>
        <w:r w:rsidR="00EC0741">
          <w:fldChar w:fldCharType="end"/>
        </w:r>
      </w:ins>
      <w:ins w:id="702" w:author="Balázs Dán" w:date="2021-11-12T15:27:00Z">
        <w:r>
          <w:t>:</w:t>
        </w:r>
      </w:ins>
      <w:del w:id="703" w:author="Balázs Dán" w:date="2021-11-12T15:26:00Z">
        <w:r w:rsidR="003E1DA7" w:rsidDel="00DD1D08">
          <w:delText>//todo//</w:delText>
        </w:r>
      </w:del>
    </w:p>
    <w:p w14:paraId="0ECEEF09" w14:textId="6CF29E28" w:rsidR="006C1A36" w:rsidRDefault="009C0B6B">
      <w:pPr>
        <w:pStyle w:val="Szvegtrzs"/>
        <w:numPr>
          <w:ilvl w:val="0"/>
          <w:numId w:val="25"/>
        </w:numPr>
        <w:rPr>
          <w:ins w:id="704" w:author="Balázs Dán" w:date="2021-11-12T13:17:00Z"/>
        </w:rPr>
        <w:pPrChange w:id="705" w:author="Balázs Dán" w:date="2021-11-12T15:34:00Z">
          <w:pPr>
            <w:pStyle w:val="Szvegtrzs"/>
            <w:ind w:firstLine="426"/>
          </w:pPr>
        </w:pPrChange>
      </w:pPr>
      <w:ins w:id="706" w:author="Balázs Dán" w:date="2021-11-12T15:35:00Z">
        <w:r>
          <w:rPr>
            <w:bdr w:val="single" w:sz="4" w:space="0" w:color="auto"/>
            <w:shd w:val="clear" w:color="auto" w:fill="E7E6E6" w:themeFill="background2"/>
          </w:rPr>
          <w:t xml:space="preserve"> </w:t>
        </w:r>
      </w:ins>
      <w:ins w:id="707" w:author="Balázs Dán" w:date="2021-11-12T13:17:00Z">
        <w:r w:rsidR="006C1A36" w:rsidRPr="007551CA">
          <w:rPr>
            <w:bdr w:val="single" w:sz="4" w:space="0" w:color="auto"/>
            <w:shd w:val="clear" w:color="auto" w:fill="E7E6E6" w:themeFill="background2"/>
            <w:rPrChange w:id="708" w:author="Balázs Dán" w:date="2021-11-12T15:33:00Z">
              <w:rPr/>
            </w:rPrChange>
          </w:rPr>
          <w:t>git init</w:t>
        </w:r>
      </w:ins>
      <w:ins w:id="709" w:author="Balázs Dán" w:date="2021-11-12T15:36:00Z">
        <w:r>
          <w:rPr>
            <w:bdr w:val="single" w:sz="4" w:space="0" w:color="auto"/>
            <w:shd w:val="clear" w:color="auto" w:fill="E7E6E6" w:themeFill="background2"/>
          </w:rPr>
          <w:t xml:space="preserve"> </w:t>
        </w:r>
      </w:ins>
    </w:p>
    <w:p w14:paraId="20D34A13" w14:textId="37EC7E5D" w:rsidR="006C1A36" w:rsidRDefault="009C0B6B">
      <w:pPr>
        <w:pStyle w:val="Szvegtrzs"/>
        <w:numPr>
          <w:ilvl w:val="0"/>
          <w:numId w:val="25"/>
        </w:numPr>
        <w:rPr>
          <w:ins w:id="710" w:author="Balázs Dán" w:date="2021-11-12T13:17:00Z"/>
        </w:rPr>
        <w:pPrChange w:id="711" w:author="Balázs Dán" w:date="2021-11-12T15:34:00Z">
          <w:pPr>
            <w:pStyle w:val="Szvegtrzs"/>
            <w:ind w:firstLine="426"/>
          </w:pPr>
        </w:pPrChange>
      </w:pPr>
      <w:ins w:id="712" w:author="Balázs Dán" w:date="2021-11-12T15:35:00Z">
        <w:r>
          <w:rPr>
            <w:bdr w:val="single" w:sz="4" w:space="0" w:color="auto"/>
            <w:shd w:val="clear" w:color="auto" w:fill="E7E6E6" w:themeFill="background2"/>
          </w:rPr>
          <w:t xml:space="preserve"> </w:t>
        </w:r>
      </w:ins>
      <w:ins w:id="713" w:author="Balázs Dán" w:date="2021-11-12T13:17:00Z">
        <w:r w:rsidR="006C1A36" w:rsidRPr="007551CA">
          <w:rPr>
            <w:bdr w:val="single" w:sz="4" w:space="0" w:color="auto"/>
            <w:shd w:val="clear" w:color="auto" w:fill="E7E6E6" w:themeFill="background2"/>
            <w:rPrChange w:id="714" w:author="Balázs Dán" w:date="2021-11-12T15:33:00Z">
              <w:rPr/>
            </w:rPrChange>
          </w:rPr>
          <w:t xml:space="preserve">git add </w:t>
        </w:r>
      </w:ins>
      <w:ins w:id="715" w:author="Balázs Dán" w:date="2021-11-12T15:36:00Z">
        <w:r w:rsidRPr="000D1DA8">
          <w:rPr>
            <w:bdr w:val="single" w:sz="4" w:space="0" w:color="auto"/>
            <w:shd w:val="clear" w:color="auto" w:fill="E7E6E6" w:themeFill="background2"/>
          </w:rPr>
          <w:t>.</w:t>
        </w:r>
      </w:ins>
    </w:p>
    <w:p w14:paraId="2FB3BE0B" w14:textId="75557637" w:rsidR="006C1A36" w:rsidRDefault="009C0B6B">
      <w:pPr>
        <w:pStyle w:val="Szvegtrzs"/>
        <w:numPr>
          <w:ilvl w:val="0"/>
          <w:numId w:val="25"/>
        </w:numPr>
        <w:rPr>
          <w:ins w:id="716" w:author="Balázs Dán" w:date="2021-11-12T13:18:00Z"/>
        </w:rPr>
        <w:pPrChange w:id="717" w:author="Balázs Dán" w:date="2021-11-12T15:34:00Z">
          <w:pPr>
            <w:pStyle w:val="Szvegtrzs"/>
            <w:ind w:firstLine="426"/>
          </w:pPr>
        </w:pPrChange>
      </w:pPr>
      <w:ins w:id="718" w:author="Balázs Dán" w:date="2021-11-12T15:35:00Z">
        <w:r>
          <w:rPr>
            <w:bdr w:val="single" w:sz="4" w:space="0" w:color="auto"/>
            <w:shd w:val="clear" w:color="auto" w:fill="E7E6E6" w:themeFill="background2"/>
          </w:rPr>
          <w:t xml:space="preserve"> </w:t>
        </w:r>
      </w:ins>
      <w:ins w:id="719" w:author="Balázs Dán" w:date="2021-11-12T13:17:00Z">
        <w:r w:rsidR="006C1A36" w:rsidRPr="007551CA">
          <w:rPr>
            <w:bdr w:val="single" w:sz="4" w:space="0" w:color="auto"/>
            <w:shd w:val="clear" w:color="auto" w:fill="E7E6E6" w:themeFill="background2"/>
            <w:rPrChange w:id="720" w:author="Balázs Dán" w:date="2021-11-12T15:33:00Z">
              <w:rPr/>
            </w:rPrChange>
          </w:rPr>
          <w:t>git commit -m „</w:t>
        </w:r>
      </w:ins>
      <w:ins w:id="721" w:author="Balázs Dán" w:date="2021-11-12T13:18:00Z">
        <w:r w:rsidR="006C1A36" w:rsidRPr="007551CA">
          <w:rPr>
            <w:bdr w:val="single" w:sz="4" w:space="0" w:color="auto"/>
            <w:shd w:val="clear" w:color="auto" w:fill="E7E6E6" w:themeFill="background2"/>
            <w:rPrChange w:id="722" w:author="Balázs Dán" w:date="2021-11-12T15:33:00Z">
              <w:rPr/>
            </w:rPrChange>
          </w:rPr>
          <w:t>messag</w:t>
        </w:r>
        <w:r w:rsidR="006C1A36" w:rsidRPr="007551CA">
          <w:rPr>
            <w:bdr w:val="single" w:sz="4" w:space="0" w:color="auto"/>
            <w:shd w:val="clear" w:color="auto" w:fill="E7E6E6" w:themeFill="background2"/>
            <w:rPrChange w:id="723" w:author="Balázs Dán" w:date="2021-11-12T15:34:00Z">
              <w:rPr/>
            </w:rPrChange>
          </w:rPr>
          <w:t>e</w:t>
        </w:r>
      </w:ins>
      <w:ins w:id="724" w:author="Balázs Dán" w:date="2021-11-12T13:17:00Z">
        <w:r w:rsidR="006C1A36" w:rsidRPr="007551CA">
          <w:rPr>
            <w:bdr w:val="single" w:sz="4" w:space="0" w:color="auto"/>
            <w:shd w:val="clear" w:color="auto" w:fill="E7E6E6" w:themeFill="background2"/>
            <w:rPrChange w:id="725" w:author="Balázs Dán" w:date="2021-11-12T15:34:00Z">
              <w:rPr/>
            </w:rPrChange>
          </w:rPr>
          <w:t>”</w:t>
        </w:r>
      </w:ins>
    </w:p>
    <w:p w14:paraId="7B7943F5" w14:textId="36C69131" w:rsidR="006C1A36" w:rsidRDefault="009C0B6B">
      <w:pPr>
        <w:pStyle w:val="Szvegtrzs"/>
        <w:numPr>
          <w:ilvl w:val="0"/>
          <w:numId w:val="25"/>
        </w:numPr>
        <w:rPr>
          <w:ins w:id="726" w:author="Balázs Dán" w:date="2021-11-12T13:18:00Z"/>
        </w:rPr>
        <w:pPrChange w:id="727" w:author="Balázs Dán" w:date="2021-11-12T15:34:00Z">
          <w:pPr>
            <w:pStyle w:val="Szvegtrzs"/>
            <w:ind w:firstLine="426"/>
          </w:pPr>
        </w:pPrChange>
      </w:pPr>
      <w:ins w:id="728" w:author="Balázs Dán" w:date="2021-11-12T15:36:00Z">
        <w:r>
          <w:rPr>
            <w:bdr w:val="single" w:sz="4" w:space="0" w:color="auto"/>
            <w:shd w:val="clear" w:color="auto" w:fill="E7E6E6" w:themeFill="background2"/>
          </w:rPr>
          <w:t xml:space="preserve"> </w:t>
        </w:r>
      </w:ins>
      <w:ins w:id="729" w:author="Balázs Dán" w:date="2021-11-12T13:18:00Z">
        <w:r w:rsidR="006C1A36" w:rsidRPr="007551CA">
          <w:rPr>
            <w:bdr w:val="single" w:sz="4" w:space="0" w:color="auto"/>
            <w:shd w:val="clear" w:color="auto" w:fill="E7E6E6" w:themeFill="background2"/>
            <w:rPrChange w:id="730" w:author="Balázs Dán" w:date="2021-11-12T15:34:00Z">
              <w:rPr/>
            </w:rPrChange>
          </w:rPr>
          <w:t>git remote add origin</w:t>
        </w:r>
      </w:ins>
      <w:ins w:id="731" w:author="Balázs Dán" w:date="2021-11-12T15:37:00Z">
        <w:r w:rsidR="000D1DA8">
          <w:rPr>
            <w:bdr w:val="single" w:sz="4" w:space="0" w:color="auto"/>
            <w:shd w:val="clear" w:color="auto" w:fill="E7E6E6" w:themeFill="background2"/>
          </w:rPr>
          <w:t xml:space="preserve"> </w:t>
        </w:r>
      </w:ins>
      <w:ins w:id="732" w:author="Balázs Dán" w:date="2021-11-12T15:40:00Z">
        <w:r w:rsidR="0040399F">
          <w:rPr>
            <w:bdr w:val="single" w:sz="4" w:space="0" w:color="auto"/>
            <w:shd w:val="clear" w:color="auto" w:fill="E7E6E6" w:themeFill="background2"/>
          </w:rPr>
          <w:t>https://g</w:t>
        </w:r>
      </w:ins>
      <w:ins w:id="733" w:author="Balázs Dán" w:date="2021-11-12T15:41:00Z">
        <w:r w:rsidR="0040399F">
          <w:rPr>
            <w:bdr w:val="single" w:sz="4" w:space="0" w:color="auto"/>
            <w:shd w:val="clear" w:color="auto" w:fill="E7E6E6" w:themeFill="background2"/>
          </w:rPr>
          <w:t>ithub.com/</w:t>
        </w:r>
      </w:ins>
      <w:ins w:id="734" w:author="Balázs Dán" w:date="2021-11-12T16:00:00Z">
        <w:r w:rsidR="00CD44B7">
          <w:rPr>
            <w:bdr w:val="single" w:sz="4" w:space="0" w:color="auto"/>
            <w:shd w:val="clear" w:color="auto" w:fill="E7E6E6" w:themeFill="background2"/>
          </w:rPr>
          <w:t>user</w:t>
        </w:r>
      </w:ins>
      <w:ins w:id="735" w:author="Balázs Dán" w:date="2021-11-12T15:41:00Z">
        <w:r w:rsidR="0040399F">
          <w:rPr>
            <w:bdr w:val="single" w:sz="4" w:space="0" w:color="auto"/>
            <w:shd w:val="clear" w:color="auto" w:fill="E7E6E6" w:themeFill="background2"/>
          </w:rPr>
          <w:t>/</w:t>
        </w:r>
      </w:ins>
      <w:ins w:id="736" w:author="Balázs Dán" w:date="2021-11-12T16:00:00Z">
        <w:r w:rsidR="00CD44B7">
          <w:rPr>
            <w:bdr w:val="single" w:sz="4" w:space="0" w:color="auto"/>
            <w:shd w:val="clear" w:color="auto" w:fill="E7E6E6" w:themeFill="background2"/>
          </w:rPr>
          <w:t>new_r</w:t>
        </w:r>
      </w:ins>
      <w:ins w:id="737" w:author="Balázs Dán" w:date="2021-11-12T15:41:00Z">
        <w:r w:rsidR="0040399F">
          <w:rPr>
            <w:bdr w:val="single" w:sz="4" w:space="0" w:color="auto"/>
            <w:shd w:val="clear" w:color="auto" w:fill="E7E6E6" w:themeFill="background2"/>
          </w:rPr>
          <w:t>epository.git</w:t>
        </w:r>
      </w:ins>
    </w:p>
    <w:p w14:paraId="59DB1686" w14:textId="32F74E47" w:rsidR="006C1A36" w:rsidRDefault="009C0B6B">
      <w:pPr>
        <w:pStyle w:val="Szvegtrzs"/>
        <w:numPr>
          <w:ilvl w:val="0"/>
          <w:numId w:val="25"/>
        </w:numPr>
        <w:rPr>
          <w:ins w:id="738" w:author="Balázs Dán" w:date="2021-11-12T13:19:00Z"/>
        </w:rPr>
        <w:pPrChange w:id="739" w:author="Balázs Dán" w:date="2021-11-12T15:34:00Z">
          <w:pPr>
            <w:pStyle w:val="Szvegtrzs"/>
            <w:ind w:firstLine="426"/>
          </w:pPr>
        </w:pPrChange>
      </w:pPr>
      <w:ins w:id="740" w:author="Balázs Dán" w:date="2021-11-12T15:36:00Z">
        <w:r>
          <w:rPr>
            <w:bdr w:val="single" w:sz="4" w:space="0" w:color="auto"/>
            <w:shd w:val="clear" w:color="auto" w:fill="E7E6E6" w:themeFill="background2"/>
          </w:rPr>
          <w:t xml:space="preserve"> </w:t>
        </w:r>
      </w:ins>
      <w:ins w:id="741" w:author="Balázs Dán" w:date="2021-11-12T13:18:00Z">
        <w:r w:rsidR="006C1A36" w:rsidRPr="007551CA">
          <w:rPr>
            <w:bdr w:val="single" w:sz="4" w:space="0" w:color="auto"/>
            <w:shd w:val="clear" w:color="auto" w:fill="E7E6E6" w:themeFill="background2"/>
            <w:rPrChange w:id="742" w:author="Balázs Dán" w:date="2021-11-12T15:34:00Z">
              <w:rPr/>
            </w:rPrChange>
          </w:rPr>
          <w:t>git branch -M main</w:t>
        </w:r>
      </w:ins>
    </w:p>
    <w:p w14:paraId="455DB32D" w14:textId="08583A3A" w:rsidR="006C1A36" w:rsidRDefault="009C0B6B">
      <w:pPr>
        <w:pStyle w:val="Szvegtrzs"/>
        <w:numPr>
          <w:ilvl w:val="0"/>
          <w:numId w:val="25"/>
        </w:numPr>
        <w:pPrChange w:id="743" w:author="Balázs Dán" w:date="2021-11-12T15:34:00Z">
          <w:pPr>
            <w:pStyle w:val="Szvegtrzs"/>
            <w:ind w:firstLine="426"/>
          </w:pPr>
        </w:pPrChange>
      </w:pPr>
      <w:ins w:id="744" w:author="Balázs Dán" w:date="2021-11-12T15:36:00Z">
        <w:r>
          <w:rPr>
            <w:bdr w:val="single" w:sz="4" w:space="0" w:color="auto"/>
            <w:shd w:val="clear" w:color="auto" w:fill="E7E6E6" w:themeFill="background2"/>
          </w:rPr>
          <w:t xml:space="preserve"> </w:t>
        </w:r>
      </w:ins>
      <w:ins w:id="745" w:author="Balázs Dán" w:date="2021-11-12T13:19:00Z">
        <w:r w:rsidR="006C1A36" w:rsidRPr="007551CA">
          <w:rPr>
            <w:bdr w:val="single" w:sz="4" w:space="0" w:color="auto"/>
            <w:shd w:val="clear" w:color="auto" w:fill="E7E6E6" w:themeFill="background2"/>
            <w:rPrChange w:id="746" w:author="Balázs Dán" w:date="2021-11-12T15:34:00Z">
              <w:rPr/>
            </w:rPrChange>
          </w:rPr>
          <w:t>git push -u origin main</w:t>
        </w:r>
      </w:ins>
    </w:p>
    <w:p w14:paraId="3989B852" w14:textId="2F3F28E4" w:rsidR="007A2589" w:rsidRDefault="007A2589" w:rsidP="003C2D3F">
      <w:pPr>
        <w:pStyle w:val="Szvegtrzs"/>
        <w:ind w:firstLine="0"/>
        <w:rPr>
          <w:ins w:id="747" w:author="Balázs Dán" w:date="2021-11-12T15:41:00Z"/>
        </w:rPr>
      </w:pPr>
    </w:p>
    <w:p w14:paraId="711DDE31" w14:textId="798C937F" w:rsidR="00B6223E" w:rsidRDefault="007A2589">
      <w:pPr>
        <w:pStyle w:val="Szvegtrzs"/>
        <w:ind w:firstLine="426"/>
        <w:pPrChange w:id="748" w:author="Balázs Dán" w:date="2021-11-12T16:27:00Z">
          <w:pPr>
            <w:pStyle w:val="Szvegtrzs"/>
            <w:ind w:firstLine="0"/>
          </w:pPr>
        </w:pPrChange>
      </w:pPr>
      <w:ins w:id="749" w:author="Balázs Dán" w:date="2021-11-12T15:41:00Z">
        <w:r>
          <w:t>Négy Repository</w:t>
        </w:r>
      </w:ins>
      <w:ins w:id="750" w:author="Balázs Dán" w:date="2021-11-12T15:42:00Z">
        <w:r>
          <w:t>-</w:t>
        </w:r>
      </w:ins>
      <w:ins w:id="751" w:author="Balázs Dán" w:date="2021-11-12T15:41:00Z">
        <w:r>
          <w:t>t készítettem</w:t>
        </w:r>
      </w:ins>
      <w:ins w:id="752" w:author="Balázs Dán" w:date="2021-11-12T15:42:00Z">
        <w:r>
          <w:t>, amelyekbe külön a React Native fájlokat, a backend fájlokat, a szakdolgozatban használt képe</w:t>
        </w:r>
      </w:ins>
      <w:ins w:id="753" w:author="Balázs Dán" w:date="2021-11-12T15:43:00Z">
        <w:r>
          <w:t>ket</w:t>
        </w:r>
      </w:ins>
      <w:ins w:id="754" w:author="Balázs Dán" w:date="2021-11-12T15:42:00Z">
        <w:r>
          <w:t xml:space="preserve"> és azok forrásait, </w:t>
        </w:r>
      </w:ins>
      <w:ins w:id="755" w:author="Balázs Dán" w:date="2021-11-12T15:43:00Z">
        <w:r>
          <w:t>valamint az Arduino programokat helyeztem el</w:t>
        </w:r>
      </w:ins>
      <w:ins w:id="756" w:author="Balázs Dán" w:date="2021-11-13T18:02:00Z">
        <w:r w:rsidR="00EC0741">
          <w:t xml:space="preserve"> </w:t>
        </w:r>
        <w:r w:rsidR="00EC0741">
          <w:fldChar w:fldCharType="begin"/>
        </w:r>
        <w:r w:rsidR="00EC0741">
          <w:instrText xml:space="preserve"> REF _Ref87631779 \r \h </w:instrText>
        </w:r>
      </w:ins>
      <w:r w:rsidR="00EC0741">
        <w:fldChar w:fldCharType="separate"/>
      </w:r>
      <w:ins w:id="757" w:author="Balázs Dán" w:date="2021-11-13T18:02:00Z">
        <w:r w:rsidR="00EC0741">
          <w:t>[26]</w:t>
        </w:r>
        <w:r w:rsidR="00EC0741">
          <w:fldChar w:fldCharType="end"/>
        </w:r>
      </w:ins>
      <w:ins w:id="758" w:author="Balázs Dán" w:date="2021-11-12T15:43:00Z">
        <w:r>
          <w:t>.</w:t>
        </w:r>
      </w:ins>
      <w:ins w:id="759" w:author="Balázs Dán" w:date="2021-11-12T16:19:00Z">
        <w:r w:rsidR="00976851">
          <w:t xml:space="preserve"> A Szakdolgozat_Backend Repository-ba hozzáadtam még egy </w:t>
        </w:r>
        <w:r w:rsidR="00976851" w:rsidRPr="00B6223E">
          <w:rPr>
            <w:rFonts w:ascii="Consolas" w:hAnsi="Consolas"/>
            <w:sz w:val="22"/>
            <w:szCs w:val="22"/>
            <w:rPrChange w:id="760" w:author="Balázs Dán" w:date="2021-11-12T16:25:00Z">
              <w:rPr/>
            </w:rPrChange>
          </w:rPr>
          <w:t>.gitignore</w:t>
        </w:r>
        <w:r w:rsidR="00976851">
          <w:t xml:space="preserve"> fájlt, amelyben megadtam, hogy a „</w:t>
        </w:r>
        <w:r w:rsidR="00976851" w:rsidRPr="00976851">
          <w:rPr>
            <w:rFonts w:ascii="Consolas" w:hAnsi="Consolas"/>
            <w:sz w:val="22"/>
            <w:szCs w:val="22"/>
            <w:rPrChange w:id="761" w:author="Balázs Dán" w:date="2021-11-12T16:20:00Z">
              <w:rPr/>
            </w:rPrChange>
          </w:rPr>
          <w:t>connection.php</w:t>
        </w:r>
        <w:r w:rsidR="00976851">
          <w:t>” fájlt soha ne push</w:t>
        </w:r>
      </w:ins>
      <w:ins w:id="762" w:author="Balázs Dán" w:date="2021-11-12T16:20:00Z">
        <w:r w:rsidR="00976851">
          <w:t xml:space="preserve">-olja, mert ebben szerepelnek </w:t>
        </w:r>
      </w:ins>
      <w:ins w:id="763" w:author="Balázs Dán" w:date="2021-11-12T16:21:00Z">
        <w:r w:rsidR="00976851">
          <w:t>az adatbázisom eléréséhez szükséges adatok (felhasználónév és jelszó).</w:t>
        </w:r>
      </w:ins>
      <w:ins w:id="764" w:author="Balázs Dán" w:date="2021-11-12T16:22:00Z">
        <w:r w:rsidR="00B6223E">
          <w:t xml:space="preserve"> A git-en látható „</w:t>
        </w:r>
        <w:r w:rsidR="00B6223E" w:rsidRPr="00B6223E">
          <w:rPr>
            <w:rFonts w:ascii="Consolas" w:hAnsi="Consolas"/>
            <w:sz w:val="22"/>
            <w:szCs w:val="22"/>
            <w:rPrChange w:id="765" w:author="Balázs Dán" w:date="2021-11-12T16:23:00Z">
              <w:rPr/>
            </w:rPrChange>
          </w:rPr>
          <w:t>connection.ph</w:t>
        </w:r>
      </w:ins>
      <w:ins w:id="766" w:author="Balázs Dán" w:date="2021-11-12T16:23:00Z">
        <w:r w:rsidR="00B6223E" w:rsidRPr="00B6223E">
          <w:rPr>
            <w:rFonts w:ascii="Consolas" w:hAnsi="Consolas"/>
            <w:sz w:val="22"/>
            <w:szCs w:val="22"/>
            <w:rPrChange w:id="767" w:author="Balázs Dán" w:date="2021-11-12T16:23:00Z">
              <w:rPr/>
            </w:rPrChange>
          </w:rPr>
          <w:t>p</w:t>
        </w:r>
        <w:r w:rsidR="00B6223E">
          <w:t>”-t sablon szerűen feltöltöttem.</w:t>
        </w:r>
      </w:ins>
      <w:ins w:id="768" w:author="Balázs Dán" w:date="2021-11-12T16:27:00Z">
        <w:r w:rsidR="00B6223E">
          <w:t xml:space="preserve"> </w:t>
        </w:r>
      </w:ins>
      <w:ins w:id="769" w:author="Balázs Dán" w:date="2021-11-12T16:24:00Z">
        <w:r w:rsidR="00B6223E">
          <w:t xml:space="preserve">A </w:t>
        </w:r>
        <w:r w:rsidR="00B6223E" w:rsidRPr="00B6223E">
          <w:rPr>
            <w:rFonts w:ascii="Consolas" w:hAnsi="Consolas"/>
            <w:sz w:val="22"/>
            <w:szCs w:val="22"/>
            <w:rPrChange w:id="770" w:author="Balázs Dán" w:date="2021-11-12T16:25:00Z">
              <w:rPr/>
            </w:rPrChange>
          </w:rPr>
          <w:t>.gitignore</w:t>
        </w:r>
      </w:ins>
      <w:ins w:id="771" w:author="Balázs Dán" w:date="2021-11-12T16:25:00Z">
        <w:r w:rsidR="00B6223E">
          <w:t xml:space="preserve"> létrehozásához először egy gitignore.txt-t hoztam lérte, amelyet a Terminálban a </w:t>
        </w:r>
        <w:r w:rsidR="00B6223E" w:rsidRPr="00B6223E">
          <w:rPr>
            <w:bdr w:val="single" w:sz="4" w:space="0" w:color="auto"/>
            <w:shd w:val="clear" w:color="auto" w:fill="E7E6E6" w:themeFill="background2"/>
            <w:rPrChange w:id="772" w:author="Balázs Dán" w:date="2021-11-12T16:26:00Z">
              <w:rPr/>
            </w:rPrChange>
          </w:rPr>
          <w:t>r</w:t>
        </w:r>
      </w:ins>
      <w:ins w:id="773" w:author="Balázs Dán" w:date="2021-11-12T16:24:00Z">
        <w:r w:rsidR="00B6223E" w:rsidRPr="00B6223E">
          <w:rPr>
            <w:bdr w:val="single" w:sz="4" w:space="0" w:color="auto"/>
            <w:shd w:val="clear" w:color="auto" w:fill="E7E6E6" w:themeFill="background2"/>
            <w:rPrChange w:id="774" w:author="Balázs Dán" w:date="2021-11-12T16:26:00Z">
              <w:rPr/>
            </w:rPrChange>
          </w:rPr>
          <w:t>en gitignore.txt .gitignore</w:t>
        </w:r>
      </w:ins>
      <w:ins w:id="775" w:author="Balázs Dán" w:date="2021-11-12T16:25:00Z">
        <w:r w:rsidR="00B6223E">
          <w:t xml:space="preserve"> paranccsal átneveztem.</w:t>
        </w:r>
      </w:ins>
      <w:ins w:id="776" w:author="Balázs Dán" w:date="2021-11-12T16:28:00Z">
        <w:r w:rsidR="00B6223E">
          <w:t xml:space="preserve"> Ezt követően a </w:t>
        </w:r>
        <w:r w:rsidR="00B6223E" w:rsidRPr="00B6223E">
          <w:rPr>
            <w:bdr w:val="single" w:sz="4" w:space="0" w:color="auto"/>
            <w:shd w:val="clear" w:color="auto" w:fill="E7E6E6" w:themeFill="background2"/>
            <w:rPrChange w:id="777" w:author="Balázs Dán" w:date="2021-11-12T16:30:00Z">
              <w:rPr/>
            </w:rPrChange>
          </w:rPr>
          <w:t>git add .gitignore</w:t>
        </w:r>
        <w:r w:rsidR="00B6223E">
          <w:t xml:space="preserve"> utasítással hozzáadtam, majd a </w:t>
        </w:r>
        <w:r w:rsidR="00B6223E" w:rsidRPr="00B6223E">
          <w:rPr>
            <w:bdr w:val="single" w:sz="4" w:space="0" w:color="auto"/>
            <w:shd w:val="clear" w:color="auto" w:fill="E7E6E6" w:themeFill="background2"/>
            <w:rPrChange w:id="778" w:author="Balázs Dán" w:date="2021-11-12T16:30:00Z">
              <w:rPr/>
            </w:rPrChange>
          </w:rPr>
          <w:t>git commit -m „gitignore” .gitignore</w:t>
        </w:r>
        <w:r w:rsidR="00B6223E">
          <w:t xml:space="preserve"> </w:t>
        </w:r>
      </w:ins>
      <w:ins w:id="779" w:author="Balázs Dán" w:date="2021-11-12T16:29:00Z">
        <w:r w:rsidR="00B6223E">
          <w:t xml:space="preserve">utasítással committáltam, amelyet követve </w:t>
        </w:r>
      </w:ins>
      <w:ins w:id="780" w:author="Balázs Dán" w:date="2021-11-12T16:30:00Z">
        <w:r w:rsidR="00B6223E">
          <w:t>pusholtam.</w:t>
        </w:r>
      </w:ins>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rPr>
          <w:ins w:id="781" w:author="Balázs Dán" w:date="2021-11-09T16:55:00Z"/>
        </w:rPr>
      </w:pPr>
      <w:bookmarkStart w:id="782" w:name="_Ref87368367"/>
      <w:r>
        <w:t xml:space="preserve">Arduino Mega 2560 Rev3 Overview: </w:t>
      </w:r>
      <w:r>
        <w:br/>
      </w:r>
      <w:hyperlink r:id="rId59" w:history="1">
        <w:r w:rsidRPr="0083695A">
          <w:rPr>
            <w:rStyle w:val="Hiperhivatkozs"/>
          </w:rPr>
          <w:t>https://store-usa.arduino.cc/products/arduino-mega-2560-rev3</w:t>
        </w:r>
      </w:hyperlink>
      <w:r>
        <w:br/>
        <w:t>Megtekintés ideje: 2021.09.25.</w:t>
      </w:r>
      <w:bookmarkEnd w:id="782"/>
    </w:p>
    <w:p w14:paraId="1E50F56A" w14:textId="0C4BAD9A" w:rsidR="00AF617A" w:rsidRDefault="00AF617A">
      <w:pPr>
        <w:pStyle w:val="Szvegtrzs"/>
        <w:numPr>
          <w:ilvl w:val="0"/>
          <w:numId w:val="13"/>
        </w:numPr>
        <w:tabs>
          <w:tab w:val="left" w:pos="2481"/>
        </w:tabs>
        <w:ind w:hanging="578"/>
        <w:jc w:val="left"/>
        <w:rPr>
          <w:ins w:id="783" w:author="Balázs Dán" w:date="2021-11-13T17:09:00Z"/>
        </w:rPr>
      </w:pPr>
      <w:bookmarkStart w:id="784" w:name="_Ref87369468"/>
      <w:ins w:id="785" w:author="Balázs Dán" w:date="2021-11-09T16:55:00Z">
        <w:r>
          <w:t>Getting started with the ESP32-CAM</w:t>
        </w:r>
        <w:r>
          <w:br/>
        </w:r>
      </w:ins>
      <w:ins w:id="786" w:author="Balázs Dán" w:date="2021-11-09T16:56:00Z">
        <w:r w:rsidR="00276D87">
          <w:fldChar w:fldCharType="begin"/>
        </w:r>
        <w:r w:rsidR="00276D87">
          <w:instrText xml:space="preserve"> HYPERLINK "https://dronebotworkshop.com/esp32-cam-intro/" </w:instrText>
        </w:r>
        <w:r w:rsidR="00276D87">
          <w:fldChar w:fldCharType="separate"/>
        </w:r>
        <w:r w:rsidRPr="00276D87">
          <w:rPr>
            <w:rStyle w:val="Hiperhivatkozs"/>
          </w:rPr>
          <w:t>https://dronebotworkshop.com/esp32-cam-i</w:t>
        </w:r>
        <w:r w:rsidRPr="00276D87">
          <w:rPr>
            <w:rStyle w:val="Hiperhivatkozs"/>
          </w:rPr>
          <w:t>n</w:t>
        </w:r>
        <w:r w:rsidRPr="00276D87">
          <w:rPr>
            <w:rStyle w:val="Hiperhivatkozs"/>
          </w:rPr>
          <w:t>tro</w:t>
        </w:r>
        <w:r w:rsidR="00A10408" w:rsidRPr="00276D87">
          <w:rPr>
            <w:rStyle w:val="Hiperhivatkozs"/>
          </w:rPr>
          <w:t>/</w:t>
        </w:r>
        <w:r w:rsidR="00276D87">
          <w:fldChar w:fldCharType="end"/>
        </w:r>
      </w:ins>
      <w:ins w:id="787" w:author="Balázs Dán" w:date="2021-11-09T16:55:00Z">
        <w:r>
          <w:br/>
          <w:t>Megtekintés ideje: 2021.09.27.</w:t>
        </w:r>
      </w:ins>
      <w:bookmarkEnd w:id="784"/>
    </w:p>
    <w:p w14:paraId="4E4F946F" w14:textId="29875EAD" w:rsidR="00ED7CEB" w:rsidRDefault="00ED7CEB">
      <w:pPr>
        <w:pStyle w:val="Szvegtrzs"/>
        <w:numPr>
          <w:ilvl w:val="0"/>
          <w:numId w:val="13"/>
        </w:numPr>
        <w:tabs>
          <w:tab w:val="left" w:pos="2481"/>
        </w:tabs>
        <w:ind w:hanging="578"/>
        <w:jc w:val="left"/>
        <w:pPrChange w:id="788" w:author="Balázs Dán" w:date="2021-11-09T16:55:00Z">
          <w:pPr>
            <w:pStyle w:val="Szvegtrzs"/>
            <w:numPr>
              <w:numId w:val="13"/>
            </w:numPr>
            <w:tabs>
              <w:tab w:val="left" w:pos="851"/>
            </w:tabs>
            <w:ind w:left="720" w:hanging="578"/>
            <w:jc w:val="left"/>
          </w:pPr>
        </w:pPrChange>
      </w:pPr>
      <w:bookmarkStart w:id="789" w:name="_Ref87715861"/>
      <w:ins w:id="790" w:author="Balázs Dán" w:date="2021-11-13T17:09:00Z">
        <w:r>
          <w:t>DEBO CAM ESP32 Developer boards – ESP32 camera, OV2640</w:t>
        </w:r>
        <w:r>
          <w:br/>
        </w:r>
        <w:r>
          <w:fldChar w:fldCharType="begin"/>
        </w:r>
        <w:r>
          <w:instrText xml:space="preserve"> HYPERLINK "</w:instrText>
        </w:r>
        <w:r w:rsidRPr="00ED7CEB">
          <w:instrText>https://www.reichelt.com/ro/en/developer-boards-esp32-camera-ov2640-debo-cam-esp32-p266036.html</w:instrText>
        </w:r>
        <w:r>
          <w:instrText xml:space="preserve">" </w:instrText>
        </w:r>
        <w:r>
          <w:fldChar w:fldCharType="separate"/>
        </w:r>
        <w:r w:rsidRPr="00373326">
          <w:rPr>
            <w:rStyle w:val="Hiperhivatkozs"/>
          </w:rPr>
          <w:t>https://www.reichelt.com/ro/en/developer-boards-esp32-camera-ov2640-debo-cam-esp32-p266036.html</w:t>
        </w:r>
        <w:r>
          <w:fldChar w:fldCharType="end"/>
        </w:r>
        <w:r>
          <w:br/>
          <w:t>Megtekintés ideje: 2021.09.27</w:t>
        </w:r>
      </w:ins>
      <w:ins w:id="791" w:author="Balázs Dán" w:date="2021-11-13T17:10:00Z">
        <w:r>
          <w:t>.</w:t>
        </w:r>
      </w:ins>
      <w:bookmarkEnd w:id="789"/>
    </w:p>
    <w:p w14:paraId="3378A1DD" w14:textId="3D836F77" w:rsidR="00D57497" w:rsidDel="0026504E" w:rsidRDefault="00D57497" w:rsidP="003C2D3F">
      <w:pPr>
        <w:pStyle w:val="Szvegtrzs"/>
        <w:numPr>
          <w:ilvl w:val="0"/>
          <w:numId w:val="13"/>
        </w:numPr>
        <w:tabs>
          <w:tab w:val="left" w:pos="851"/>
        </w:tabs>
        <w:ind w:hanging="578"/>
        <w:jc w:val="left"/>
        <w:rPr>
          <w:del w:id="792" w:author="Balázs Dán" w:date="2021-11-09T16:47:00Z"/>
        </w:rPr>
      </w:pPr>
      <w:del w:id="793" w:author="Balázs Dán" w:date="2021-11-09T16:47:00Z">
        <w:r w:rsidDel="0026504E">
          <w:delText>Hardware Basics of Arduino Mega 2560 Board:</w:delText>
        </w:r>
        <w:r w:rsidDel="0026504E">
          <w:br/>
        </w:r>
        <w:r w:rsidRPr="00FC23BA" w:rsidDel="0026504E">
          <w:delText>https://iot-guider.com/arduino/basics-of-arduino-mega-2560-board/</w:delText>
        </w:r>
        <w:r w:rsidDel="0026504E">
          <w:br/>
          <w:delText>Megtekintés ideje: 2021.09.25.</w:delText>
        </w:r>
      </w:del>
    </w:p>
    <w:p w14:paraId="35E66EFB" w14:textId="0333CDB6" w:rsidR="00D57497" w:rsidDel="0026504E" w:rsidRDefault="00D57497" w:rsidP="003C2D3F">
      <w:pPr>
        <w:pStyle w:val="Szvegtrzs"/>
        <w:numPr>
          <w:ilvl w:val="0"/>
          <w:numId w:val="13"/>
        </w:numPr>
        <w:tabs>
          <w:tab w:val="left" w:pos="851"/>
        </w:tabs>
        <w:ind w:hanging="578"/>
        <w:jc w:val="left"/>
        <w:rPr>
          <w:del w:id="794" w:author="Balázs Dán" w:date="2021-11-09T16:50:00Z"/>
        </w:rPr>
      </w:pPr>
      <w:del w:id="795" w:author="Balázs Dán" w:date="2021-11-09T16:50:00Z">
        <w:r w:rsidDel="0026504E">
          <w:delText>Atmega2560-Arduino Pin Mapping:</w:delText>
        </w:r>
        <w:r w:rsidDel="0026504E">
          <w:br/>
        </w:r>
        <w:r w:rsidR="00AE43EF" w:rsidDel="0026504E">
          <w:fldChar w:fldCharType="begin"/>
        </w:r>
        <w:r w:rsidR="00AE43EF" w:rsidDel="0026504E">
          <w:delInstrText xml:space="preserve"> HYPERLINK "https://www.arduino.cc/en/Hacking/PinMapping2560?_gl=1*nn6u10*_ga*MTQ3MTI1MDAzMi4xNjMyOTMxMzc1*_ga_SELSHHP" </w:delInstrText>
        </w:r>
        <w:r w:rsidR="00AE43EF" w:rsidDel="0026504E">
          <w:fldChar w:fldCharType="separate"/>
        </w:r>
        <w:r w:rsidRPr="0083695A" w:rsidDel="0026504E">
          <w:rPr>
            <w:rStyle w:val="Hiperhivatkozs"/>
          </w:rPr>
          <w:delText>https://www.arduino.cc/en/Hacking/PinMapping2560?_gl=1*nn6u10*_ga*MTQ3MTI1MDAzMi4xNjMyOTMxMzc1*_ga_SELSHHP</w:delText>
        </w:r>
        <w:r w:rsidR="00AE43EF" w:rsidDel="0026504E">
          <w:rPr>
            <w:rStyle w:val="Hiperhivatkozs"/>
          </w:rPr>
          <w:fldChar w:fldCharType="end"/>
        </w:r>
        <w:r w:rsidDel="0026504E">
          <w:br/>
          <w:delText>Megtekintés ideje: 2021.09.26.</w:delText>
        </w:r>
      </w:del>
    </w:p>
    <w:p w14:paraId="66616D69" w14:textId="16F99374" w:rsidR="00B71BC3" w:rsidDel="00C74EED" w:rsidRDefault="00B71BC3" w:rsidP="00B71BC3">
      <w:pPr>
        <w:pStyle w:val="Szvegtrzs"/>
        <w:numPr>
          <w:ilvl w:val="0"/>
          <w:numId w:val="13"/>
        </w:numPr>
        <w:tabs>
          <w:tab w:val="left" w:pos="2481"/>
        </w:tabs>
        <w:ind w:hanging="578"/>
        <w:jc w:val="left"/>
        <w:rPr>
          <w:del w:id="796" w:author="Balázs Dán" w:date="2021-11-09T17:03:00Z"/>
        </w:rPr>
      </w:pPr>
      <w:del w:id="797" w:author="Balázs Dán" w:date="2021-11-09T17:03:00Z">
        <w:r w:rsidDel="00C74EED">
          <w:delText>ESP32-CAM Specifications and Features:</w:delText>
        </w:r>
        <w:r w:rsidDel="00C74EED">
          <w:br/>
        </w:r>
        <w:r w:rsidRPr="000F5EBC" w:rsidDel="00C74EED">
          <w:delText>https://makeradvisor.com/esp32-cam-ov2640-camera/</w:delText>
        </w:r>
        <w:r w:rsidDel="00C74EED">
          <w:br/>
          <w:delText>Megtekintés ideje: 2021.09.27.</w:delText>
        </w:r>
      </w:del>
    </w:p>
    <w:p w14:paraId="42AF5293" w14:textId="5B602E0E" w:rsidR="00B71BC3" w:rsidRDefault="00B71BC3" w:rsidP="00B71BC3">
      <w:pPr>
        <w:pStyle w:val="Szvegtrzs"/>
        <w:numPr>
          <w:ilvl w:val="0"/>
          <w:numId w:val="13"/>
        </w:numPr>
        <w:tabs>
          <w:tab w:val="left" w:pos="2481"/>
        </w:tabs>
        <w:ind w:hanging="578"/>
        <w:jc w:val="left"/>
        <w:rPr>
          <w:ins w:id="798" w:author="Balázs Dán" w:date="2021-11-09T17:03:00Z"/>
        </w:rPr>
      </w:pPr>
      <w:bookmarkStart w:id="799" w:name="_Ref87369856"/>
      <w:r>
        <w:t>ESP32-CAM: Machine Vision Tips, Camera Guides and Projects:</w:t>
      </w:r>
      <w:r>
        <w:br/>
      </w:r>
      <w:ins w:id="800" w:author="Balázs Dán" w:date="2021-11-09T17:03:00Z">
        <w:r w:rsidR="00ED01BA">
          <w:fldChar w:fldCharType="begin"/>
        </w:r>
        <w:r w:rsidR="00ED01BA">
          <w:instrText xml:space="preserve"> HYPERLINK "https://www.arducam.com/esp32-machine-vision-learning-guide/" </w:instrText>
        </w:r>
        <w:r w:rsidR="00ED01BA">
          <w:fldChar w:fldCharType="separate"/>
        </w:r>
        <w:r w:rsidRPr="00ED01BA">
          <w:rPr>
            <w:rStyle w:val="Hiperhivatkozs"/>
          </w:rPr>
          <w:t>https://www.arducam.com/esp32-machi</w:t>
        </w:r>
        <w:r w:rsidRPr="00ED01BA">
          <w:rPr>
            <w:rStyle w:val="Hiperhivatkozs"/>
          </w:rPr>
          <w:t>n</w:t>
        </w:r>
        <w:r w:rsidRPr="00ED01BA">
          <w:rPr>
            <w:rStyle w:val="Hiperhivatkozs"/>
          </w:rPr>
          <w:t>e-vision-learning-guide/</w:t>
        </w:r>
        <w:r w:rsidR="00ED01BA">
          <w:fldChar w:fldCharType="end"/>
        </w:r>
      </w:ins>
      <w:r>
        <w:br/>
        <w:t>Megtekintés ideje: 2021.09.27.</w:t>
      </w:r>
      <w:bookmarkEnd w:id="799"/>
    </w:p>
    <w:p w14:paraId="6AB979EE" w14:textId="0F739BF8" w:rsidR="00C74EED" w:rsidRDefault="00C74EED" w:rsidP="00C74EED">
      <w:pPr>
        <w:pStyle w:val="Szvegtrzs"/>
        <w:numPr>
          <w:ilvl w:val="0"/>
          <w:numId w:val="13"/>
        </w:numPr>
        <w:tabs>
          <w:tab w:val="left" w:pos="2481"/>
        </w:tabs>
        <w:ind w:hanging="578"/>
        <w:jc w:val="left"/>
      </w:pPr>
      <w:bookmarkStart w:id="801" w:name="_Ref87369876"/>
      <w:ins w:id="802" w:author="Balázs Dán" w:date="2021-11-09T17:03:00Z">
        <w:r>
          <w:t>ESP32-CAM Specifications and Features:</w:t>
        </w:r>
        <w:r>
          <w:br/>
        </w:r>
      </w:ins>
      <w:ins w:id="803" w:author="Balázs Dán" w:date="2021-11-09T17:16:00Z">
        <w:r w:rsidR="000478BB">
          <w:fldChar w:fldCharType="begin"/>
        </w:r>
        <w:r w:rsidR="000478BB">
          <w:instrText xml:space="preserve"> HYPERLINK "https://makeradvisor.com/esp32-cam-ov2640-camera/" </w:instrText>
        </w:r>
        <w:r w:rsidR="000478BB">
          <w:fldChar w:fldCharType="separate"/>
        </w:r>
        <w:r w:rsidRPr="000478BB">
          <w:rPr>
            <w:rStyle w:val="Hiperhivatkozs"/>
          </w:rPr>
          <w:t>https://makeradvisor.com/esp32-cam-ov264</w:t>
        </w:r>
        <w:r w:rsidRPr="000478BB">
          <w:rPr>
            <w:rStyle w:val="Hiperhivatkozs"/>
          </w:rPr>
          <w:t>0</w:t>
        </w:r>
        <w:r w:rsidRPr="000478BB">
          <w:rPr>
            <w:rStyle w:val="Hiperhivatkozs"/>
          </w:rPr>
          <w:t>-camera/</w:t>
        </w:r>
        <w:r w:rsidR="000478BB">
          <w:fldChar w:fldCharType="end"/>
        </w:r>
      </w:ins>
      <w:ins w:id="804" w:author="Balázs Dán" w:date="2021-11-09T17:03:00Z">
        <w:r>
          <w:br/>
          <w:t>Megtekintés ideje: 2021.09.27.</w:t>
        </w:r>
      </w:ins>
      <w:bookmarkEnd w:id="801"/>
    </w:p>
    <w:p w14:paraId="5C55E5E5" w14:textId="3F64D6FC" w:rsidR="00B71BC3" w:rsidDel="00AF617A" w:rsidRDefault="00B71BC3" w:rsidP="00B71BC3">
      <w:pPr>
        <w:pStyle w:val="Szvegtrzs"/>
        <w:numPr>
          <w:ilvl w:val="0"/>
          <w:numId w:val="13"/>
        </w:numPr>
        <w:tabs>
          <w:tab w:val="left" w:pos="2481"/>
        </w:tabs>
        <w:ind w:hanging="578"/>
        <w:jc w:val="left"/>
        <w:rPr>
          <w:del w:id="805" w:author="Balázs Dán" w:date="2021-11-09T16:54:00Z"/>
        </w:rPr>
      </w:pPr>
      <w:del w:id="806" w:author="Balázs Dán" w:date="2021-11-09T16:54:00Z">
        <w:r w:rsidDel="00AF617A">
          <w:delText>Getting started with the ESP32-CAM</w:delText>
        </w:r>
        <w:r w:rsidDel="00AF617A">
          <w:br/>
        </w:r>
        <w:r w:rsidRPr="005A7D76" w:rsidDel="00AF617A">
          <w:delText>https://dronebotworkshop.com/esp32-cam-intro/</w:delText>
        </w:r>
        <w:r w:rsidDel="00AF617A">
          <w:br/>
          <w:delText>Megtekintés ideje: 2021.09.27.</w:delText>
        </w:r>
      </w:del>
    </w:p>
    <w:p w14:paraId="71D0648F" w14:textId="5EC206E1" w:rsidR="005208EC" w:rsidDel="000478BB" w:rsidRDefault="005208EC" w:rsidP="005208EC">
      <w:pPr>
        <w:pStyle w:val="Szvegtrzs"/>
        <w:numPr>
          <w:ilvl w:val="0"/>
          <w:numId w:val="13"/>
        </w:numPr>
        <w:tabs>
          <w:tab w:val="left" w:pos="2481"/>
        </w:tabs>
        <w:ind w:hanging="578"/>
        <w:jc w:val="left"/>
        <w:rPr>
          <w:del w:id="807" w:author="Balázs Dán" w:date="2021-11-09T17:17:00Z"/>
        </w:rPr>
      </w:pPr>
      <w:del w:id="808" w:author="Balázs Dán" w:date="2021-11-09T17:17:00Z">
        <w:r w:rsidDel="000478BB">
          <w:delText>ESP32-CAM AI-Thinker Pinout Guide: GPIOs Usage Explained</w:delText>
        </w:r>
        <w:r w:rsidDel="000478BB">
          <w:br/>
        </w:r>
        <w:r w:rsidRPr="00162E04" w:rsidDel="000478BB">
          <w:delText>https://randomnerdtutorials.com/esp32-cam-ai-thinker-pinout</w:delText>
        </w:r>
        <w:r w:rsidDel="000478BB">
          <w:br/>
          <w:delText>Megtekintés ideje: 2021.09.29.</w:delText>
        </w:r>
      </w:del>
    </w:p>
    <w:p w14:paraId="643C68E6" w14:textId="73A9A6D6" w:rsidR="00D57497" w:rsidRDefault="00D57497" w:rsidP="003C2D3F">
      <w:pPr>
        <w:pStyle w:val="Szvegtrzs"/>
        <w:numPr>
          <w:ilvl w:val="0"/>
          <w:numId w:val="13"/>
        </w:numPr>
        <w:tabs>
          <w:tab w:val="left" w:pos="851"/>
        </w:tabs>
        <w:ind w:hanging="578"/>
        <w:jc w:val="left"/>
      </w:pPr>
      <w:bookmarkStart w:id="809" w:name="_Ref87370745"/>
      <w:r>
        <w:t xml:space="preserve">Arduino Ethernet Shield R3 (V1) Overview: </w:t>
      </w:r>
      <w:hyperlink r:id="rId60" w:history="1">
        <w:r w:rsidRPr="0083695A">
          <w:rPr>
            <w:rStyle w:val="Hiperhivatkozs"/>
          </w:rPr>
          <w:t>https://www.arduino.cc/en/Main/ArduinoEthernetShieldV1</w:t>
        </w:r>
      </w:hyperlink>
      <w:r>
        <w:br/>
        <w:t>Megtekintés ideje: 2021.09.26.</w:t>
      </w:r>
      <w:bookmarkEnd w:id="809"/>
    </w:p>
    <w:p w14:paraId="4E725DC5" w14:textId="573509CA" w:rsidR="00586C69" w:rsidRDefault="00586C69" w:rsidP="00586C69">
      <w:pPr>
        <w:pStyle w:val="Szvegtrzs"/>
        <w:numPr>
          <w:ilvl w:val="0"/>
          <w:numId w:val="13"/>
        </w:numPr>
        <w:tabs>
          <w:tab w:val="left" w:pos="2481"/>
        </w:tabs>
        <w:ind w:hanging="578"/>
        <w:jc w:val="left"/>
      </w:pPr>
      <w:bookmarkStart w:id="810" w:name="_Ref87370871"/>
      <w:r>
        <w:t xml:space="preserve">How HC-SR501 PIR Sensor Works &amp; Interface It With Arduino </w:t>
      </w:r>
      <w:r>
        <w:br/>
      </w:r>
      <w:ins w:id="811" w:author="Balázs Dán" w:date="2021-11-09T17:19:00Z">
        <w:r w:rsidR="00953947">
          <w:fldChar w:fldCharType="begin"/>
        </w:r>
        <w:r w:rsidR="00953947">
          <w:instrText xml:space="preserve"> HYPERLINK "https://lastminuteengineers.com/pir-sensor-arduino-tutorial/" </w:instrText>
        </w:r>
        <w:r w:rsidR="00953947">
          <w:fldChar w:fldCharType="separate"/>
        </w:r>
        <w:r w:rsidRPr="00953947">
          <w:rPr>
            <w:rStyle w:val="Hiperhivatkozs"/>
          </w:rPr>
          <w:t>https://lastminuteengineers.com/pir-sensor-arduino-tutorial/</w:t>
        </w:r>
        <w:r w:rsidR="00953947">
          <w:fldChar w:fldCharType="end"/>
        </w:r>
      </w:ins>
      <w:r>
        <w:br/>
        <w:t>Megtekintés ideje: 2021.10.02.</w:t>
      </w:r>
      <w:bookmarkEnd w:id="810"/>
    </w:p>
    <w:p w14:paraId="7C9137F6" w14:textId="7905E652" w:rsidR="00D57497" w:rsidDel="00AD3AFB" w:rsidRDefault="00D57497" w:rsidP="003C2D3F">
      <w:pPr>
        <w:pStyle w:val="Szvegtrzs"/>
        <w:numPr>
          <w:ilvl w:val="0"/>
          <w:numId w:val="13"/>
        </w:numPr>
        <w:tabs>
          <w:tab w:val="left" w:pos="2481"/>
        </w:tabs>
        <w:ind w:hanging="578"/>
        <w:jc w:val="left"/>
        <w:rPr>
          <w:del w:id="812" w:author="Balázs Dán" w:date="2021-11-09T17:24:00Z"/>
        </w:rPr>
      </w:pPr>
      <w:del w:id="813" w:author="Balázs Dán" w:date="2021-11-09T17:24:00Z">
        <w:r w:rsidDel="00AD3AFB">
          <w:delText xml:space="preserve">Az FTDI Chip hivatalos oldala: </w:delText>
        </w:r>
        <w:r w:rsidDel="00AD3AFB">
          <w:br/>
        </w:r>
        <w:r w:rsidRPr="00A8634D" w:rsidDel="00AD3AFB">
          <w:delText>https://ftdichip.com/products/ft232rl/</w:delText>
        </w:r>
        <w:r w:rsidDel="00AD3AFB">
          <w:br/>
        </w:r>
        <w:r w:rsidRPr="00BE1FFF" w:rsidDel="00AD3AFB">
          <w:delText>https://ftdichip.com/wp-content/uploads/2020/08/DS_FT232R.pdf</w:delText>
        </w:r>
        <w:r w:rsidDel="00AD3AFB">
          <w:br/>
          <w:delText>Megtekintés ideje: 2021.09.29.</w:delText>
        </w:r>
      </w:del>
    </w:p>
    <w:p w14:paraId="0CBE350C" w14:textId="77777777" w:rsidR="00D57497" w:rsidRDefault="00D57497" w:rsidP="003C2D3F">
      <w:pPr>
        <w:pStyle w:val="Szvegtrzs"/>
        <w:numPr>
          <w:ilvl w:val="0"/>
          <w:numId w:val="13"/>
        </w:numPr>
        <w:tabs>
          <w:tab w:val="left" w:pos="2481"/>
        </w:tabs>
        <w:ind w:hanging="578"/>
        <w:jc w:val="left"/>
      </w:pPr>
      <w:bookmarkStart w:id="814" w:name="_Ref87371207"/>
      <w:r>
        <w:t>Arduino Software (IDE):</w:t>
      </w:r>
      <w:r>
        <w:br/>
      </w:r>
      <w:hyperlink r:id="rId61" w:history="1">
        <w:r w:rsidRPr="0083695A">
          <w:rPr>
            <w:rStyle w:val="Hiperhivatkozs"/>
          </w:rPr>
          <w:t>https://www.arduino.cc/en/Guide/Environment</w:t>
        </w:r>
      </w:hyperlink>
      <w:r>
        <w:rPr>
          <w:rStyle w:val="Hiperhivatkozs"/>
        </w:rPr>
        <w:br/>
      </w:r>
      <w:hyperlink r:id="rId62" w:history="1">
        <w:r w:rsidRPr="00D96F9A">
          <w:rPr>
            <w:rStyle w:val="Hiperhivatkozs"/>
          </w:rPr>
          <w:t>https://www.arduino.cc/en/software</w:t>
        </w:r>
      </w:hyperlink>
      <w:r>
        <w:br/>
        <w:t>Megtekintés ideje: 2021.10.03.</w:t>
      </w:r>
      <w:bookmarkEnd w:id="814"/>
    </w:p>
    <w:p w14:paraId="7805BFA2" w14:textId="0F77322B" w:rsidR="00D57497" w:rsidRDefault="00D57497" w:rsidP="003C2D3F">
      <w:pPr>
        <w:pStyle w:val="Szvegtrzs"/>
        <w:numPr>
          <w:ilvl w:val="0"/>
          <w:numId w:val="13"/>
        </w:numPr>
        <w:tabs>
          <w:tab w:val="left" w:pos="2481"/>
        </w:tabs>
        <w:ind w:hanging="578"/>
        <w:jc w:val="left"/>
      </w:pPr>
      <w:bookmarkStart w:id="815" w:name="_Ref87371413"/>
      <w:r>
        <w:t>PHP:</w:t>
      </w:r>
      <w:r>
        <w:br/>
      </w:r>
      <w:ins w:id="816" w:author="Balázs Dán" w:date="2021-11-09T17:30:00Z">
        <w:r w:rsidR="00CB6136">
          <w:fldChar w:fldCharType="begin"/>
        </w:r>
        <w:r w:rsidR="00CB6136">
          <w:instrText xml:space="preserve"> HYPERLINK "https://www.php.net/manual/en/intro-whatis.php" </w:instrText>
        </w:r>
        <w:r w:rsidR="00CB6136">
          <w:fldChar w:fldCharType="separate"/>
        </w:r>
        <w:r w:rsidRPr="00CB6136">
          <w:rPr>
            <w:rStyle w:val="Hiperhivatkozs"/>
          </w:rPr>
          <w:t>https://www.ph</w:t>
        </w:r>
        <w:r w:rsidRPr="00CB6136">
          <w:rPr>
            <w:rStyle w:val="Hiperhivatkozs"/>
          </w:rPr>
          <w:t>p</w:t>
        </w:r>
        <w:r w:rsidRPr="00CB6136">
          <w:rPr>
            <w:rStyle w:val="Hiperhivatkozs"/>
          </w:rPr>
          <w:t>.net/manual/en/intro-whatis.php</w:t>
        </w:r>
        <w:r w:rsidR="00CB6136">
          <w:fldChar w:fldCharType="end"/>
        </w:r>
      </w:ins>
      <w:r>
        <w:br/>
        <w:t>Megtekintés ideje: 2021.10.03.</w:t>
      </w:r>
      <w:bookmarkEnd w:id="815"/>
    </w:p>
    <w:p w14:paraId="0F95A57D" w14:textId="7D2F3473" w:rsidR="00D57497" w:rsidRDefault="00D57497" w:rsidP="003C2D3F">
      <w:pPr>
        <w:pStyle w:val="Szvegtrzs"/>
        <w:numPr>
          <w:ilvl w:val="0"/>
          <w:numId w:val="13"/>
        </w:numPr>
        <w:tabs>
          <w:tab w:val="left" w:pos="2481"/>
        </w:tabs>
        <w:ind w:hanging="578"/>
        <w:jc w:val="left"/>
      </w:pPr>
      <w:bookmarkStart w:id="817" w:name="_Ref87371555"/>
      <w:r>
        <w:lastRenderedPageBreak/>
        <w:t>What is Postman API Test</w:t>
      </w:r>
      <w:ins w:id="818" w:author="Balázs Dán" w:date="2021-11-09T17:31:00Z">
        <w:r w:rsidR="00CB6136">
          <w:t>?</w:t>
        </w:r>
      </w:ins>
      <w:r>
        <w:t>:</w:t>
      </w:r>
      <w:r>
        <w:br/>
      </w:r>
      <w:hyperlink r:id="rId63" w:history="1">
        <w:r w:rsidRPr="00806192">
          <w:rPr>
            <w:rStyle w:val="Hiperhivatkozs"/>
          </w:rPr>
          <w:t>https://www.encora.com/insights/what-is-postman-api-test</w:t>
        </w:r>
      </w:hyperlink>
      <w:r>
        <w:br/>
        <w:t>Megtekintés ideje: 2021.10.03.</w:t>
      </w:r>
      <w:bookmarkEnd w:id="817"/>
    </w:p>
    <w:p w14:paraId="0205EAEC" w14:textId="4D84F42F" w:rsidR="00BE64A4" w:rsidRDefault="00BE64A4" w:rsidP="00BE64A4">
      <w:pPr>
        <w:pStyle w:val="Szvegtrzs"/>
        <w:numPr>
          <w:ilvl w:val="0"/>
          <w:numId w:val="13"/>
        </w:numPr>
        <w:tabs>
          <w:tab w:val="left" w:pos="2481"/>
        </w:tabs>
        <w:ind w:hanging="578"/>
        <w:jc w:val="left"/>
      </w:pPr>
      <w:bookmarkStart w:id="819" w:name="_Ref87371646"/>
      <w:r>
        <w:t>XAMPP:</w:t>
      </w:r>
      <w:r>
        <w:br/>
      </w:r>
      <w:hyperlink r:id="rId64" w:history="1">
        <w:r w:rsidRPr="00D96F9A">
          <w:rPr>
            <w:rStyle w:val="Hiperhivatkozs"/>
          </w:rPr>
          <w:t>https://www.apachefriends.org/index.html</w:t>
        </w:r>
      </w:hyperlink>
      <w:r>
        <w:t xml:space="preserve">, </w:t>
      </w:r>
      <w:r>
        <w:br/>
      </w:r>
      <w:hyperlink r:id="rId65" w:history="1">
        <w:r w:rsidRPr="00D96F9A">
          <w:rPr>
            <w:rStyle w:val="Hiperhivatkozs"/>
          </w:rPr>
          <w:t>https://www.javatpoint.com/xampp</w:t>
        </w:r>
      </w:hyperlink>
      <w:r>
        <w:br/>
        <w:t>Megtekintés ideje: 2021.10.03.</w:t>
      </w:r>
      <w:bookmarkEnd w:id="819"/>
    </w:p>
    <w:p w14:paraId="00989641" w14:textId="05CB55BF" w:rsidR="00EA39BE" w:rsidRDefault="00EA39BE" w:rsidP="00EA39BE">
      <w:pPr>
        <w:pStyle w:val="Szvegtrzs"/>
        <w:numPr>
          <w:ilvl w:val="0"/>
          <w:numId w:val="13"/>
        </w:numPr>
        <w:tabs>
          <w:tab w:val="left" w:pos="2481"/>
        </w:tabs>
        <w:ind w:hanging="578"/>
        <w:jc w:val="left"/>
      </w:pPr>
      <w:bookmarkStart w:id="820" w:name="_Ref87371750"/>
      <w:r>
        <w:t>Abstract: What is Fritzing?</w:t>
      </w:r>
      <w:r>
        <w:br/>
      </w:r>
      <w:hyperlink r:id="rId66" w:history="1">
        <w:r w:rsidRPr="00A629B2">
          <w:rPr>
            <w:rStyle w:val="Hiperhivatkozs"/>
          </w:rPr>
          <w:t>https://fritzing.org/media/uploads/publications/FritzingInfoBrochure-highRes.pdf</w:t>
        </w:r>
      </w:hyperlink>
      <w:r>
        <w:br/>
        <w:t>Megtekintés ideje: 2021.09.30.</w:t>
      </w:r>
      <w:bookmarkEnd w:id="820"/>
    </w:p>
    <w:p w14:paraId="3225070D" w14:textId="77777777" w:rsidR="00D124A8" w:rsidRDefault="00D124A8" w:rsidP="00D124A8">
      <w:pPr>
        <w:pStyle w:val="Szvegtrzs"/>
        <w:numPr>
          <w:ilvl w:val="0"/>
          <w:numId w:val="13"/>
        </w:numPr>
        <w:tabs>
          <w:tab w:val="left" w:pos="2481"/>
        </w:tabs>
        <w:ind w:hanging="578"/>
        <w:jc w:val="left"/>
      </w:pPr>
      <w:bookmarkStart w:id="821" w:name="_Ref87372183"/>
      <w:r>
        <w:t>What is React Native?</w:t>
      </w:r>
      <w:r>
        <w:br/>
      </w:r>
      <w:hyperlink r:id="rId67" w:history="1">
        <w:r w:rsidRPr="00A629B2">
          <w:rPr>
            <w:rStyle w:val="Hiperhivatkozs"/>
          </w:rPr>
          <w:t>https://www.netguru.com/glossary/react-native</w:t>
        </w:r>
      </w:hyperlink>
      <w:r>
        <w:br/>
        <w:t>Megtekintés ideje: 2021.10.03.</w:t>
      </w:r>
      <w:bookmarkEnd w:id="821"/>
    </w:p>
    <w:p w14:paraId="64A53D14" w14:textId="1D2A5A8D" w:rsidR="00D124A8" w:rsidRDefault="00D124A8" w:rsidP="00D124A8">
      <w:pPr>
        <w:pStyle w:val="Szvegtrzs"/>
        <w:numPr>
          <w:ilvl w:val="0"/>
          <w:numId w:val="13"/>
        </w:numPr>
        <w:tabs>
          <w:tab w:val="left" w:pos="2481"/>
        </w:tabs>
        <w:ind w:hanging="578"/>
        <w:jc w:val="left"/>
      </w:pPr>
      <w:bookmarkStart w:id="822" w:name="_Ref87372214"/>
      <w:r>
        <w:t>Setting up the development environment:</w:t>
      </w:r>
      <w:r>
        <w:br/>
      </w:r>
      <w:hyperlink r:id="rId68" w:history="1">
        <w:r w:rsidRPr="00A629B2">
          <w:rPr>
            <w:rStyle w:val="Hiperhivatkozs"/>
          </w:rPr>
          <w:t>https://reactnative.dev/docs/environment-setup</w:t>
        </w:r>
      </w:hyperlink>
      <w:r>
        <w:br/>
        <w:t>Megtekintés ideje: 2021.09.20.</w:t>
      </w:r>
      <w:bookmarkEnd w:id="822"/>
    </w:p>
    <w:p w14:paraId="7AFA54CB" w14:textId="5E83AAC1" w:rsidR="00D57497" w:rsidRDefault="00D57497" w:rsidP="003C2D3F">
      <w:pPr>
        <w:pStyle w:val="Szvegtrzs"/>
        <w:numPr>
          <w:ilvl w:val="0"/>
          <w:numId w:val="13"/>
        </w:numPr>
        <w:tabs>
          <w:tab w:val="left" w:pos="2481"/>
        </w:tabs>
        <w:ind w:hanging="578"/>
        <w:jc w:val="left"/>
        <w:rPr>
          <w:ins w:id="823" w:author="Balázs Dán" w:date="2021-11-09T16:50:00Z"/>
        </w:rPr>
      </w:pPr>
      <w:bookmarkStart w:id="824" w:name="_Ref87372527"/>
      <w:r>
        <w:t>Security Access Using RFID Reader:</w:t>
      </w:r>
      <w:r>
        <w:br/>
      </w:r>
      <w:hyperlink r:id="rId69" w:history="1">
        <w:r w:rsidRPr="0083695A">
          <w:rPr>
            <w:rStyle w:val="Hiperhivatkozs"/>
          </w:rPr>
          <w:t>https://create.arduino.c</w:t>
        </w:r>
        <w:r w:rsidRPr="0083695A">
          <w:rPr>
            <w:rStyle w:val="Hiperhivatkozs"/>
          </w:rPr>
          <w:t>c</w:t>
        </w:r>
        <w:r w:rsidRPr="0083695A">
          <w:rPr>
            <w:rStyle w:val="Hiperhivatkozs"/>
          </w:rPr>
          <w:t>/projecthub/Aritro/security-access-using-rfid-reader-f7c746</w:t>
        </w:r>
      </w:hyperlink>
      <w:r>
        <w:br/>
        <w:t>Megtekintés ideje: 2021.10.05.</w:t>
      </w:r>
      <w:bookmarkEnd w:id="824"/>
      <w:r>
        <w:t xml:space="preserve"> </w:t>
      </w:r>
    </w:p>
    <w:p w14:paraId="7C3A8A92" w14:textId="0D08CFCD" w:rsidR="0026504E" w:rsidDel="009603EC" w:rsidRDefault="0026504E">
      <w:pPr>
        <w:pStyle w:val="Szvegtrzs"/>
        <w:numPr>
          <w:ilvl w:val="0"/>
          <w:numId w:val="13"/>
        </w:numPr>
        <w:tabs>
          <w:tab w:val="left" w:pos="851"/>
        </w:tabs>
        <w:ind w:hanging="578"/>
        <w:jc w:val="left"/>
        <w:rPr>
          <w:del w:id="825" w:author="Balázs Dán" w:date="2021-11-09T17:49:00Z"/>
        </w:rPr>
        <w:pPrChange w:id="826" w:author="Balázs Dán" w:date="2021-11-09T16:50:00Z">
          <w:pPr>
            <w:pStyle w:val="Szvegtrzs"/>
            <w:numPr>
              <w:numId w:val="13"/>
            </w:numPr>
            <w:tabs>
              <w:tab w:val="left" w:pos="2481"/>
            </w:tabs>
            <w:ind w:left="720" w:hanging="578"/>
            <w:jc w:val="left"/>
          </w:pPr>
        </w:pPrChange>
      </w:pPr>
    </w:p>
    <w:p w14:paraId="7093EC46" w14:textId="46353AFC" w:rsidR="00D57497" w:rsidRDefault="00D57497" w:rsidP="003C2D3F">
      <w:pPr>
        <w:pStyle w:val="Szvegtrzs"/>
        <w:numPr>
          <w:ilvl w:val="0"/>
          <w:numId w:val="13"/>
        </w:numPr>
        <w:tabs>
          <w:tab w:val="left" w:pos="2481"/>
        </w:tabs>
        <w:ind w:hanging="578"/>
        <w:jc w:val="left"/>
        <w:rPr>
          <w:ins w:id="827" w:author="Balázs Dán" w:date="2021-11-09T18:00:00Z"/>
        </w:rPr>
      </w:pPr>
      <w:bookmarkStart w:id="828" w:name="_Ref87372652"/>
      <w:r>
        <w:t>A Brief Introduction to the Serial Peripheral Interface (SPI):</w:t>
      </w:r>
      <w:r>
        <w:br/>
      </w:r>
      <w:hyperlink r:id="rId70" w:history="1">
        <w:r w:rsidRPr="0083695A">
          <w:rPr>
            <w:rStyle w:val="Hiperhivatkozs"/>
          </w:rPr>
          <w:t>https://www.arduino.cc/en/reference/SPI</w:t>
        </w:r>
      </w:hyperlink>
      <w:r>
        <w:br/>
        <w:t>Megtekintés ideje: 2021.10.05.</w:t>
      </w:r>
      <w:bookmarkEnd w:id="828"/>
    </w:p>
    <w:p w14:paraId="0324C019" w14:textId="16FDD6D3" w:rsidR="00431615" w:rsidRDefault="00431615" w:rsidP="00431615">
      <w:pPr>
        <w:pStyle w:val="Szvegtrzs"/>
        <w:numPr>
          <w:ilvl w:val="0"/>
          <w:numId w:val="13"/>
        </w:numPr>
        <w:tabs>
          <w:tab w:val="left" w:pos="2481"/>
        </w:tabs>
        <w:ind w:hanging="578"/>
        <w:jc w:val="left"/>
        <w:rPr>
          <w:ins w:id="829" w:author="Balázs Dán" w:date="2021-11-09T18:01:00Z"/>
        </w:rPr>
      </w:pPr>
      <w:bookmarkStart w:id="830" w:name="_Ref87373415"/>
      <w:ins w:id="831" w:author="Balázs Dán" w:date="2021-11-09T18:00:00Z">
        <w:r>
          <w:t>ESP32-CAM Post Images to Local or Cloud Server using PHP (Photo Manager)</w:t>
        </w:r>
        <w:r>
          <w:br/>
        </w:r>
      </w:ins>
      <w:ins w:id="832" w:author="Balázs Dán" w:date="2021-11-09T18:01:00Z">
        <w:r w:rsidR="00850691">
          <w:fldChar w:fldCharType="begin"/>
        </w:r>
        <w:r w:rsidR="00850691">
          <w:instrText xml:space="preserve"> HYPERLINK "https://RandomNerdTutorials.com/esp32-cam-post-image-photo-server/" </w:instrText>
        </w:r>
        <w:r w:rsidR="00850691">
          <w:fldChar w:fldCharType="separate"/>
        </w:r>
        <w:r w:rsidRPr="00850691">
          <w:rPr>
            <w:rStyle w:val="Hiperhivatkozs"/>
          </w:rPr>
          <w:t>https://RandomNer</w:t>
        </w:r>
        <w:r w:rsidRPr="00850691">
          <w:rPr>
            <w:rStyle w:val="Hiperhivatkozs"/>
          </w:rPr>
          <w:t>d</w:t>
        </w:r>
        <w:r w:rsidRPr="00850691">
          <w:rPr>
            <w:rStyle w:val="Hiperhivatkozs"/>
          </w:rPr>
          <w:t>Tutorials.com/esp32-cam-post-ima</w:t>
        </w:r>
        <w:r w:rsidRPr="00850691">
          <w:rPr>
            <w:rStyle w:val="Hiperhivatkozs"/>
          </w:rPr>
          <w:t>g</w:t>
        </w:r>
        <w:r w:rsidRPr="00850691">
          <w:rPr>
            <w:rStyle w:val="Hiperhivatkozs"/>
          </w:rPr>
          <w:t>e-photo-server/</w:t>
        </w:r>
        <w:r w:rsidR="00850691">
          <w:fldChar w:fldCharType="end"/>
        </w:r>
      </w:ins>
      <w:ins w:id="833" w:author="Balázs Dán" w:date="2021-11-09T18:00:00Z">
        <w:r>
          <w:br/>
          <w:t>Megtekintés ideje: 2021.10.05.</w:t>
        </w:r>
      </w:ins>
      <w:bookmarkEnd w:id="830"/>
    </w:p>
    <w:p w14:paraId="6B67474A" w14:textId="064AA8AC" w:rsidR="009603EC" w:rsidDel="008909BB" w:rsidRDefault="009603EC">
      <w:pPr>
        <w:pStyle w:val="Szvegtrzs"/>
        <w:numPr>
          <w:ilvl w:val="0"/>
          <w:numId w:val="13"/>
        </w:numPr>
        <w:tabs>
          <w:tab w:val="left" w:pos="851"/>
        </w:tabs>
        <w:ind w:hanging="578"/>
        <w:jc w:val="left"/>
        <w:rPr>
          <w:del w:id="834" w:author="Balázs Dán" w:date="2021-11-09T17:51:00Z"/>
        </w:rPr>
        <w:pPrChange w:id="835" w:author="Balázs Dán" w:date="2021-11-09T17:50:00Z">
          <w:pPr>
            <w:pStyle w:val="Szvegtrzs"/>
            <w:numPr>
              <w:numId w:val="13"/>
            </w:numPr>
            <w:tabs>
              <w:tab w:val="left" w:pos="2481"/>
            </w:tabs>
            <w:ind w:left="720" w:hanging="578"/>
            <w:jc w:val="left"/>
          </w:pPr>
        </w:pPrChange>
      </w:pPr>
    </w:p>
    <w:p w14:paraId="11FAE015" w14:textId="52C9CBD3" w:rsidR="00672736" w:rsidRDefault="00672736" w:rsidP="00672736">
      <w:pPr>
        <w:pStyle w:val="Szvegtrzs"/>
        <w:numPr>
          <w:ilvl w:val="0"/>
          <w:numId w:val="13"/>
        </w:numPr>
        <w:tabs>
          <w:tab w:val="left" w:pos="2481"/>
        </w:tabs>
        <w:ind w:hanging="578"/>
        <w:jc w:val="left"/>
        <w:rPr>
          <w:ins w:id="836" w:author="Balázs Dán" w:date="2021-11-09T18:12:00Z"/>
        </w:rPr>
      </w:pPr>
      <w:bookmarkStart w:id="837" w:name="_Ref87373833"/>
      <w:r>
        <w:t>Arduino UniqueID:</w:t>
      </w:r>
      <w:r>
        <w:br/>
      </w:r>
      <w:hyperlink r:id="rId71" w:history="1">
        <w:r w:rsidRPr="00C062F7">
          <w:rPr>
            <w:rStyle w:val="Hiperhivatkozs"/>
          </w:rPr>
          <w:t>https://forum.arduino.cc/t/uniqueid/671432/4</w:t>
        </w:r>
      </w:hyperlink>
      <w:r>
        <w:br/>
        <w:t>Megtekintés ideje: 2021.10.02.</w:t>
      </w:r>
      <w:bookmarkEnd w:id="837"/>
    </w:p>
    <w:p w14:paraId="4D3CFB4F" w14:textId="5E571602" w:rsidR="00984155" w:rsidRDefault="00984155" w:rsidP="00984155">
      <w:pPr>
        <w:pStyle w:val="Szvegtrzs"/>
        <w:numPr>
          <w:ilvl w:val="0"/>
          <w:numId w:val="13"/>
        </w:numPr>
        <w:tabs>
          <w:tab w:val="left" w:pos="2481"/>
        </w:tabs>
        <w:ind w:hanging="578"/>
        <w:jc w:val="left"/>
        <w:rPr>
          <w:ins w:id="838" w:author="Balázs Dán" w:date="2021-11-09T18:14:00Z"/>
        </w:rPr>
      </w:pPr>
      <w:bookmarkStart w:id="839" w:name="_Ref87374025"/>
      <w:ins w:id="840" w:author="Balázs Dán" w:date="2021-11-09T18:12:00Z">
        <w:r>
          <w:t>Installing the ESP32 Board in Arduino IDE (Windows, MAC OS X, Linux):</w:t>
        </w:r>
        <w:r>
          <w:br/>
        </w:r>
        <w:r>
          <w:fldChar w:fldCharType="begin"/>
        </w:r>
        <w:r>
          <w:instrText xml:space="preserve"> HYPERLINK "https://randomnerdtutorials.com/installing-the-esp32-board-in-arduino-ide-windows-instructions/" </w:instrText>
        </w:r>
        <w:r>
          <w:fldChar w:fldCharType="separate"/>
        </w:r>
        <w:r w:rsidRPr="00984155">
          <w:rPr>
            <w:rStyle w:val="Hiperhivatkozs"/>
          </w:rPr>
          <w:t>https://randomnerdtutorials.com/installing-the-esp32-board-in-arduino-ide-windows-instructions/</w:t>
        </w:r>
        <w:r>
          <w:fldChar w:fldCharType="end"/>
        </w:r>
        <w:r>
          <w:br/>
          <w:t>Megtekintés ideje: 2021.10.05.</w:t>
        </w:r>
      </w:ins>
      <w:bookmarkEnd w:id="839"/>
    </w:p>
    <w:p w14:paraId="4DF425D7" w14:textId="79558FFB" w:rsidR="00E92D52" w:rsidRDefault="00E92D52" w:rsidP="00E92D52">
      <w:pPr>
        <w:pStyle w:val="Szvegtrzs"/>
        <w:numPr>
          <w:ilvl w:val="0"/>
          <w:numId w:val="13"/>
        </w:numPr>
        <w:tabs>
          <w:tab w:val="left" w:pos="2481"/>
        </w:tabs>
        <w:ind w:hanging="578"/>
        <w:jc w:val="left"/>
        <w:rPr>
          <w:ins w:id="841" w:author="Balázs Dán" w:date="2021-11-09T18:20:00Z"/>
        </w:rPr>
      </w:pPr>
      <w:bookmarkStart w:id="842" w:name="_Ref87374238"/>
      <w:ins w:id="843" w:author="Balázs Dán" w:date="2021-11-09T18:14:00Z">
        <w:r>
          <w:lastRenderedPageBreak/>
          <w:t>How to Access ESP32-CAM Worldwide using ngrok:</w:t>
        </w:r>
        <w:r>
          <w:br/>
        </w:r>
        <w:r>
          <w:fldChar w:fldCharType="begin"/>
        </w:r>
        <w:r>
          <w:instrText xml:space="preserve"> HYPERLINK "https://create.arduino.cc/projecthub/CiferTech/how-to-access-esp32-cam-worldwide-using-ngrok-210aa0" </w:instrText>
        </w:r>
        <w:r>
          <w:fldChar w:fldCharType="separate"/>
        </w:r>
        <w:r w:rsidRPr="006C7CBE">
          <w:rPr>
            <w:rStyle w:val="Hiperhivatkozs"/>
          </w:rPr>
          <w:t>https://create.arduino.cc/projecthub/CiferTech/how-to-access-esp32-cam-worldwide-using-ngrok-210aa0</w:t>
        </w:r>
        <w:r>
          <w:rPr>
            <w:rStyle w:val="Hiperhivatkozs"/>
          </w:rPr>
          <w:fldChar w:fldCharType="end"/>
        </w:r>
        <w:r>
          <w:br/>
        </w:r>
      </w:ins>
      <w:ins w:id="844" w:author="Balázs Dán" w:date="2021-11-09T18:16:00Z">
        <w:r>
          <w:fldChar w:fldCharType="begin"/>
        </w:r>
        <w:r>
          <w:instrText xml:space="preserve"> HYPERLINK "https://github.com/cifertech/ESP32CAM_ngrok/blob/main/ESP-CAM__CLOUD.ino" </w:instrText>
        </w:r>
        <w:r>
          <w:fldChar w:fldCharType="separate"/>
        </w:r>
        <w:r w:rsidRPr="00E92D52">
          <w:rPr>
            <w:rStyle w:val="Hiperhivatkozs"/>
          </w:rPr>
          <w:t>https://github.com/cifertech/ESP32CAM_ngrok/blob/main/ESP-CAM__CLOUD.ino</w:t>
        </w:r>
        <w:r>
          <w:fldChar w:fldCharType="end"/>
        </w:r>
      </w:ins>
      <w:ins w:id="845" w:author="Balázs Dán" w:date="2021-11-09T18:14:00Z">
        <w:r>
          <w:br/>
          <w:t>Megtekintés ideje: 2021.10.05.</w:t>
        </w:r>
      </w:ins>
      <w:bookmarkEnd w:id="842"/>
    </w:p>
    <w:p w14:paraId="62819927" w14:textId="02B19BCE" w:rsidR="000C4649" w:rsidRDefault="000C4649" w:rsidP="000C4649">
      <w:pPr>
        <w:pStyle w:val="Szvegtrzs"/>
        <w:numPr>
          <w:ilvl w:val="0"/>
          <w:numId w:val="13"/>
        </w:numPr>
        <w:tabs>
          <w:tab w:val="left" w:pos="2481"/>
        </w:tabs>
        <w:ind w:hanging="578"/>
        <w:jc w:val="left"/>
        <w:rPr>
          <w:ins w:id="846" w:author="Balázs Dán" w:date="2021-11-09T18:11:00Z"/>
        </w:rPr>
      </w:pPr>
      <w:bookmarkStart w:id="847" w:name="_Ref87374466"/>
      <w:ins w:id="848" w:author="Balázs Dán" w:date="2021-11-09T18:20:00Z">
        <w:r>
          <w:t>ESP32-CAM Camera Boards: Pin and GPIOs Assignment Guide:</w:t>
        </w:r>
        <w:r>
          <w:br/>
        </w:r>
        <w:r>
          <w:fldChar w:fldCharType="begin"/>
        </w:r>
        <w:r>
          <w:instrText xml:space="preserve"> HYPERLINK "https://randomnerdtutorials.com/esp32-cam-camera-pin-gpios/" </w:instrText>
        </w:r>
        <w:r>
          <w:fldChar w:fldCharType="separate"/>
        </w:r>
        <w:r w:rsidRPr="00850691">
          <w:rPr>
            <w:rStyle w:val="Hiperhivatkozs"/>
          </w:rPr>
          <w:t>https://randomnerdtutorials.com/esp32-cam-camera-pin-gpios/</w:t>
        </w:r>
        <w:r>
          <w:fldChar w:fldCharType="end"/>
        </w:r>
        <w:r>
          <w:br/>
          <w:t>Megtekintés ideje: 2021.10.05.</w:t>
        </w:r>
      </w:ins>
      <w:bookmarkEnd w:id="847"/>
    </w:p>
    <w:p w14:paraId="789467A6" w14:textId="443D5650" w:rsidR="00EE00E3" w:rsidRDefault="00EE00E3" w:rsidP="00EE00E3">
      <w:pPr>
        <w:pStyle w:val="Szvegtrzs"/>
        <w:numPr>
          <w:ilvl w:val="0"/>
          <w:numId w:val="13"/>
        </w:numPr>
        <w:tabs>
          <w:tab w:val="left" w:pos="2481"/>
        </w:tabs>
        <w:ind w:hanging="578"/>
        <w:jc w:val="left"/>
      </w:pPr>
      <w:bookmarkStart w:id="849" w:name="_Ref87374991"/>
      <w:ins w:id="850" w:author="Balázs Dán" w:date="2021-11-09T18:11:00Z">
        <w:r>
          <w:t>Discord Security Camera with an ESP32:</w:t>
        </w:r>
        <w:r>
          <w:br/>
        </w:r>
        <w:r>
          <w:fldChar w:fldCharType="begin"/>
        </w:r>
        <w:r>
          <w:instrText xml:space="preserve"> HYPERLINK "https://create.arduino.cc/projecthub/WillMakesTV/discord-security-camera-with-an-esp32-7c4621" </w:instrText>
        </w:r>
        <w:r>
          <w:fldChar w:fldCharType="separate"/>
        </w:r>
        <w:r w:rsidRPr="000A6332">
          <w:rPr>
            <w:rStyle w:val="Hiperhivatkozs"/>
          </w:rPr>
          <w:t>https://create.arduino.cc/projecthub/WillMakesTV/discord-security-camera-with-an-esp32-7c4621</w:t>
        </w:r>
        <w:r>
          <w:rPr>
            <w:rStyle w:val="Hiperhivatkozs"/>
          </w:rPr>
          <w:fldChar w:fldCharType="end"/>
        </w:r>
        <w:r>
          <w:rPr>
            <w:rStyle w:val="Hiperhivatkozs"/>
          </w:rPr>
          <w:br/>
        </w:r>
      </w:ins>
      <w:ins w:id="851" w:author="Balázs Dán" w:date="2021-11-09T18:29:00Z">
        <w:r w:rsidR="00DE2C74">
          <w:fldChar w:fldCharType="begin"/>
        </w:r>
        <w:r w:rsidR="00DE2C74">
          <w:instrText xml:space="preserve"> HYPERLINK "https://github.com/WillMakesTV/discord-spycam/blob/main/discord-spycam.ino" </w:instrText>
        </w:r>
        <w:r w:rsidR="00DE2C74">
          <w:fldChar w:fldCharType="separate"/>
        </w:r>
        <w:r w:rsidRPr="00DE2C74">
          <w:rPr>
            <w:rStyle w:val="Hiperhivatkozs"/>
          </w:rPr>
          <w:t>https://github.com/WillMakesTV/discord-spycam/blob/main/discord-spycam.ino</w:t>
        </w:r>
        <w:r w:rsidR="00DE2C74">
          <w:fldChar w:fldCharType="end"/>
        </w:r>
      </w:ins>
      <w:ins w:id="852" w:author="Balázs Dán" w:date="2021-11-09T18:11:00Z">
        <w:r>
          <w:br/>
          <w:t>Megtekintés ideje: 2021.10.06.</w:t>
        </w:r>
      </w:ins>
      <w:bookmarkEnd w:id="849"/>
    </w:p>
    <w:p w14:paraId="7755524F" w14:textId="364816B1" w:rsidR="000478BB" w:rsidDel="00006AB3" w:rsidRDefault="00D57497" w:rsidP="000478BB">
      <w:pPr>
        <w:pStyle w:val="Szvegtrzs"/>
        <w:numPr>
          <w:ilvl w:val="0"/>
          <w:numId w:val="13"/>
        </w:numPr>
        <w:tabs>
          <w:tab w:val="left" w:pos="2481"/>
        </w:tabs>
        <w:ind w:hanging="578"/>
        <w:jc w:val="left"/>
        <w:rPr>
          <w:del w:id="853" w:author="Balázs Dán" w:date="2021-11-09T18:34:00Z"/>
        </w:rPr>
      </w:pPr>
      <w:del w:id="854" w:author="Balázs Dán" w:date="2021-11-09T18:12:00Z">
        <w:r w:rsidDel="00984155">
          <w:delText>Installing the ESP32 Board in Arduino IDE (Windows, MAC OS X, Linux):</w:delText>
        </w:r>
        <w:r w:rsidDel="00984155">
          <w:br/>
        </w:r>
        <w:r w:rsidRPr="00E60B8E" w:rsidDel="00984155">
          <w:delText>https://randomnerdtutorials.com/installing-the-esp32-board-in-arduino-ide-windows-instructions/</w:delText>
        </w:r>
        <w:r w:rsidDel="00984155">
          <w:br/>
          <w:delText>Megtekintés ideje: 2021.10.05</w:delText>
        </w:r>
      </w:del>
    </w:p>
    <w:p w14:paraId="1BFAD4D8" w14:textId="0A0A063D" w:rsidR="00D57497" w:rsidDel="00431615" w:rsidRDefault="00D57497" w:rsidP="003C2D3F">
      <w:pPr>
        <w:pStyle w:val="Szvegtrzs"/>
        <w:numPr>
          <w:ilvl w:val="0"/>
          <w:numId w:val="13"/>
        </w:numPr>
        <w:tabs>
          <w:tab w:val="left" w:pos="2481"/>
        </w:tabs>
        <w:ind w:hanging="578"/>
        <w:jc w:val="left"/>
        <w:rPr>
          <w:del w:id="855" w:author="Balázs Dán" w:date="2021-11-09T18:00:00Z"/>
        </w:rPr>
      </w:pPr>
      <w:del w:id="856" w:author="Balázs Dán" w:date="2021-11-09T18:00:00Z">
        <w:r w:rsidDel="00431615">
          <w:delText>ESP32-CAM PIR Motion Detector with Photo Capture (saves to microSD card):</w:delText>
        </w:r>
        <w:r w:rsidDel="00431615">
          <w:br/>
        </w:r>
        <w:r w:rsidRPr="005D71BF" w:rsidDel="00431615">
          <w:delText>https://randomnerdtutorials.com/esp32-cam-pir-motion-detector-photo-capture/</w:delText>
        </w:r>
        <w:r w:rsidDel="00431615">
          <w:br/>
          <w:delText>Megtekintés ideje: 2021.10.05.</w:delText>
        </w:r>
      </w:del>
    </w:p>
    <w:p w14:paraId="6EB99DE3" w14:textId="759179E4" w:rsidR="00F21F5A" w:rsidDel="00431615" w:rsidRDefault="00F21F5A" w:rsidP="00F21F5A">
      <w:pPr>
        <w:pStyle w:val="Szvegtrzs"/>
        <w:numPr>
          <w:ilvl w:val="0"/>
          <w:numId w:val="13"/>
        </w:numPr>
        <w:tabs>
          <w:tab w:val="left" w:pos="2481"/>
        </w:tabs>
        <w:ind w:hanging="578"/>
        <w:jc w:val="left"/>
        <w:rPr>
          <w:del w:id="857" w:author="Balázs Dán" w:date="2021-11-09T18:00:00Z"/>
        </w:rPr>
      </w:pPr>
      <w:del w:id="858" w:author="Balázs Dán" w:date="2021-11-09T18:00:00Z">
        <w:r w:rsidDel="00431615">
          <w:delText>Discord Security Camera with an ESP32:</w:delText>
        </w:r>
        <w:r w:rsidDel="00431615">
          <w:br/>
        </w:r>
        <w:r w:rsidR="00AE43EF" w:rsidDel="00431615">
          <w:fldChar w:fldCharType="begin"/>
        </w:r>
        <w:r w:rsidR="00AE43EF" w:rsidDel="00431615">
          <w:delInstrText xml:space="preserve"> HYPERLINK "https://create.arduino.cc/projecthub/WillMakesTV/discord-security-camera-with-an-esp32-7c4621" </w:delInstrText>
        </w:r>
        <w:r w:rsidR="00AE43EF" w:rsidDel="00431615">
          <w:fldChar w:fldCharType="separate"/>
        </w:r>
        <w:r w:rsidRPr="000A6332" w:rsidDel="00431615">
          <w:rPr>
            <w:rStyle w:val="Hiperhivatkozs"/>
          </w:rPr>
          <w:delText>https://create.arduino.cc/projecthub/WillMakesTV/discord-security-camera-with-an-esp32-7c4621</w:delText>
        </w:r>
        <w:r w:rsidR="00AE43EF" w:rsidDel="00431615">
          <w:rPr>
            <w:rStyle w:val="Hiperhivatkozs"/>
          </w:rPr>
          <w:fldChar w:fldCharType="end"/>
        </w:r>
        <w:r w:rsidDel="00431615">
          <w:rPr>
            <w:rStyle w:val="Hiperhivatkozs"/>
          </w:rPr>
          <w:br/>
        </w:r>
        <w:r w:rsidRPr="00825C76" w:rsidDel="00431615">
          <w:delText>https://github.com/WillMakesTV/discord-spycam/blob/main/discord-spycam.ino</w:delText>
        </w:r>
        <w:r w:rsidDel="00431615">
          <w:br/>
          <w:delText>Megtekintés ideje: 2021.10.06.</w:delText>
        </w:r>
      </w:del>
    </w:p>
    <w:p w14:paraId="00C41D24" w14:textId="44B42AD7" w:rsidR="00D57497" w:rsidDel="00431615" w:rsidRDefault="00D57497" w:rsidP="003C2D3F">
      <w:pPr>
        <w:pStyle w:val="Szvegtrzs"/>
        <w:numPr>
          <w:ilvl w:val="0"/>
          <w:numId w:val="13"/>
        </w:numPr>
        <w:tabs>
          <w:tab w:val="left" w:pos="2481"/>
        </w:tabs>
        <w:ind w:hanging="578"/>
        <w:jc w:val="left"/>
        <w:rPr>
          <w:del w:id="859" w:author="Balázs Dán" w:date="2021-11-09T18:00:00Z"/>
        </w:rPr>
      </w:pPr>
      <w:del w:id="860" w:author="Balázs Dán" w:date="2021-11-09T18:00:00Z">
        <w:r w:rsidDel="00431615">
          <w:delText>ESP32-CAM Post Images to Local or Cloud Server using PHP (Photo Manager)</w:delText>
        </w:r>
        <w:r w:rsidDel="00431615">
          <w:br/>
        </w:r>
        <w:r w:rsidRPr="008B1D19" w:rsidDel="00431615">
          <w:delText>https://RandomNerdTutorials.com/esp32-cam-post-image-photo-server/</w:delText>
        </w:r>
        <w:r w:rsidDel="00431615">
          <w:br/>
          <w:delText>Megtekintés ideje: 2021.10.05.</w:delText>
        </w:r>
      </w:del>
    </w:p>
    <w:p w14:paraId="28703FB0" w14:textId="193CC1EE" w:rsidR="00925A49" w:rsidDel="00E92D52" w:rsidRDefault="00925A49" w:rsidP="00925A49">
      <w:pPr>
        <w:pStyle w:val="Szvegtrzs"/>
        <w:numPr>
          <w:ilvl w:val="0"/>
          <w:numId w:val="13"/>
        </w:numPr>
        <w:tabs>
          <w:tab w:val="left" w:pos="2481"/>
        </w:tabs>
        <w:ind w:hanging="578"/>
        <w:jc w:val="left"/>
        <w:rPr>
          <w:del w:id="861" w:author="Balázs Dán" w:date="2021-11-09T18:14:00Z"/>
        </w:rPr>
      </w:pPr>
      <w:del w:id="862" w:author="Balázs Dán" w:date="2021-11-09T18:14:00Z">
        <w:r w:rsidDel="00E92D52">
          <w:delText>How to Access ESP32-CAM Worldwide using ngrok:</w:delText>
        </w:r>
        <w:r w:rsidDel="00E92D52">
          <w:br/>
        </w:r>
        <w:r w:rsidR="00AE43EF" w:rsidDel="00E92D52">
          <w:fldChar w:fldCharType="begin"/>
        </w:r>
        <w:r w:rsidR="00AE43EF" w:rsidDel="00E92D52">
          <w:delInstrText xml:space="preserve"> HYPERLINK "https://create.arduino.cc/projecthub/CiferTech/how-to-access-esp32-cam-worldwide-using-ngrok-210aa0" </w:delInstrText>
        </w:r>
        <w:r w:rsidR="00AE43EF" w:rsidDel="00E92D52">
          <w:fldChar w:fldCharType="separate"/>
        </w:r>
        <w:r w:rsidRPr="006C7CBE" w:rsidDel="00E92D52">
          <w:rPr>
            <w:rStyle w:val="Hiperhivatkozs"/>
          </w:rPr>
          <w:delText>https://create.arduino.cc/projecthub/CiferTech/how-to-access-esp32-cam-worldwide-using-ngrok-210aa0</w:delText>
        </w:r>
        <w:r w:rsidR="00AE43EF" w:rsidDel="00E92D52">
          <w:rPr>
            <w:rStyle w:val="Hiperhivatkozs"/>
          </w:rPr>
          <w:fldChar w:fldCharType="end"/>
        </w:r>
        <w:r w:rsidR="00B061D5" w:rsidDel="00E92D52">
          <w:br/>
        </w:r>
        <w:r w:rsidR="00B061D5" w:rsidRPr="00B061D5" w:rsidDel="00E92D52">
          <w:delText>https://github.com/cifertech/ESP32CAM_ngrok/blob/main/ESP-CAM__CLOUD.ino</w:delText>
        </w:r>
        <w:r w:rsidDel="00E92D52">
          <w:br/>
          <w:delText>Megtekintés ideje: 2021.10.05.</w:delText>
        </w:r>
      </w:del>
    </w:p>
    <w:p w14:paraId="2F229258" w14:textId="537A3C81" w:rsidR="00376253" w:rsidRDefault="00376253" w:rsidP="00376253">
      <w:pPr>
        <w:pStyle w:val="Szvegtrzs"/>
        <w:numPr>
          <w:ilvl w:val="0"/>
          <w:numId w:val="13"/>
        </w:numPr>
        <w:tabs>
          <w:tab w:val="left" w:pos="2481"/>
        </w:tabs>
        <w:ind w:hanging="578"/>
        <w:jc w:val="left"/>
      </w:pPr>
      <w:bookmarkStart w:id="863" w:name="_Ref87375427"/>
      <w:r>
        <w:t>How to Decrypt MD5 Password in PHP?:</w:t>
      </w:r>
      <w:r>
        <w:br/>
      </w:r>
      <w:ins w:id="864" w:author="Balázs Dán" w:date="2021-11-09T18:35:00Z">
        <w:r w:rsidR="0082199A">
          <w:fldChar w:fldCharType="begin"/>
        </w:r>
        <w:r w:rsidR="0082199A">
          <w:instrText xml:space="preserve"> HYPERLINK "https://www.edureka.co/blog/decrypt-md5-password-PHP/" </w:instrText>
        </w:r>
        <w:r w:rsidR="0082199A">
          <w:fldChar w:fldCharType="separate"/>
        </w:r>
        <w:r w:rsidRPr="0082199A">
          <w:rPr>
            <w:rStyle w:val="Hiperhivatkozs"/>
          </w:rPr>
          <w:t>https://www.edureka.co/blog/decrypt-md5-password-PHP/</w:t>
        </w:r>
        <w:r w:rsidR="0082199A">
          <w:fldChar w:fldCharType="end"/>
        </w:r>
      </w:ins>
      <w:r>
        <w:br/>
        <w:t>Megtekintés ideje: 2021.10.09.</w:t>
      </w:r>
      <w:bookmarkEnd w:id="863"/>
    </w:p>
    <w:p w14:paraId="1DC08651" w14:textId="35DBF4F2" w:rsidR="00CC756A" w:rsidRDefault="00F272A5" w:rsidP="00925A49">
      <w:pPr>
        <w:pStyle w:val="Szvegtrzs"/>
        <w:numPr>
          <w:ilvl w:val="0"/>
          <w:numId w:val="13"/>
        </w:numPr>
        <w:tabs>
          <w:tab w:val="left" w:pos="2481"/>
        </w:tabs>
        <w:ind w:hanging="578"/>
        <w:jc w:val="left"/>
        <w:rPr>
          <w:ins w:id="865" w:author="Balázs Dán" w:date="2021-11-12T15:23:00Z"/>
        </w:rPr>
      </w:pPr>
      <w:bookmarkStart w:id="866" w:name="_Ref87375487"/>
      <w:r>
        <w:t>What is ngrok?</w:t>
      </w:r>
      <w:r w:rsidR="009D7110">
        <w:t>:</w:t>
      </w:r>
      <w:r w:rsidR="00CC756A">
        <w:br/>
      </w:r>
      <w:ins w:id="867" w:author="Balázs Dán" w:date="2021-11-09T18:35:00Z">
        <w:r w:rsidR="0082199A">
          <w:fldChar w:fldCharType="begin"/>
        </w:r>
        <w:r w:rsidR="0082199A">
          <w:instrText xml:space="preserve"> HYPERLINK "https://www.pubnub.com/learn/glossary/what-is-ngrok/" </w:instrText>
        </w:r>
        <w:r w:rsidR="0082199A">
          <w:fldChar w:fldCharType="separate"/>
        </w:r>
        <w:r w:rsidR="00CC756A" w:rsidRPr="0082199A">
          <w:rPr>
            <w:rStyle w:val="Hiperhivatkozs"/>
          </w:rPr>
          <w:t>https://www.pubnub.com/learn/glossary/what-is-ngrok/</w:t>
        </w:r>
        <w:r w:rsidR="0082199A">
          <w:fldChar w:fldCharType="end"/>
        </w:r>
      </w:ins>
      <w:r w:rsidR="00CC756A">
        <w:br/>
        <w:t>Megtekintés ideje: 202</w:t>
      </w:r>
      <w:ins w:id="868" w:author="Balázs Dán" w:date="2021-11-12T16:33:00Z">
        <w:r w:rsidR="00FC0D73">
          <w:t>1</w:t>
        </w:r>
      </w:ins>
      <w:del w:id="869" w:author="Balázs Dán" w:date="2021-11-12T16:33:00Z">
        <w:r w:rsidR="00CC756A" w:rsidDel="00FC0D73">
          <w:delText>0</w:delText>
        </w:r>
      </w:del>
      <w:r w:rsidR="00CC756A">
        <w:t>.11.01.</w:t>
      </w:r>
      <w:bookmarkEnd w:id="866"/>
    </w:p>
    <w:p w14:paraId="651EF37D" w14:textId="5D912F16" w:rsidR="00672D87" w:rsidRDefault="00672D87" w:rsidP="00925A49">
      <w:pPr>
        <w:pStyle w:val="Szvegtrzs"/>
        <w:numPr>
          <w:ilvl w:val="0"/>
          <w:numId w:val="13"/>
        </w:numPr>
        <w:tabs>
          <w:tab w:val="left" w:pos="2481"/>
        </w:tabs>
        <w:ind w:hanging="578"/>
        <w:jc w:val="left"/>
        <w:rPr>
          <w:ins w:id="870" w:author="Balázs Dán" w:date="2021-11-12T16:31:00Z"/>
        </w:rPr>
      </w:pPr>
      <w:bookmarkStart w:id="871" w:name="_Ref87623257"/>
      <w:ins w:id="872" w:author="Balázs Dán" w:date="2021-11-12T15:23:00Z">
        <w:r>
          <w:t>Start a new git repository:</w:t>
        </w:r>
        <w:r>
          <w:br/>
        </w:r>
        <w:r>
          <w:fldChar w:fldCharType="begin"/>
        </w:r>
        <w:r>
          <w:instrText xml:space="preserve"> HYPERLINK "</w:instrText>
        </w:r>
        <w:r w:rsidRPr="00672D87">
          <w:instrText>https://kbroman.org/github_tutorial/pages/init.html</w:instrText>
        </w:r>
        <w:r>
          <w:instrText xml:space="preserve">" </w:instrText>
        </w:r>
        <w:r>
          <w:fldChar w:fldCharType="separate"/>
        </w:r>
        <w:r w:rsidRPr="00EE6A9F">
          <w:rPr>
            <w:rStyle w:val="Hiperhivatkozs"/>
          </w:rPr>
          <w:t>https://kbroman.org/github_tutorial/pages/init.html</w:t>
        </w:r>
        <w:r>
          <w:fldChar w:fldCharType="end"/>
        </w:r>
        <w:r>
          <w:br/>
          <w:t>Megtekintés ideje: 202</w:t>
        </w:r>
      </w:ins>
      <w:ins w:id="873" w:author="Balázs Dán" w:date="2021-11-12T16:33:00Z">
        <w:r w:rsidR="00FC0D73">
          <w:t>1</w:t>
        </w:r>
      </w:ins>
      <w:ins w:id="874" w:author="Balázs Dán" w:date="2021-11-12T15:23:00Z">
        <w:r>
          <w:t>.11.0</w:t>
        </w:r>
      </w:ins>
      <w:ins w:id="875" w:author="Balázs Dán" w:date="2021-11-12T15:24:00Z">
        <w:r>
          <w:t>6.</w:t>
        </w:r>
      </w:ins>
      <w:bookmarkEnd w:id="871"/>
    </w:p>
    <w:p w14:paraId="1D680ECE" w14:textId="58EF48C3" w:rsidR="00455EAB" w:rsidRDefault="00455EAB" w:rsidP="00925A49">
      <w:pPr>
        <w:pStyle w:val="Szvegtrzs"/>
        <w:numPr>
          <w:ilvl w:val="0"/>
          <w:numId w:val="13"/>
        </w:numPr>
        <w:tabs>
          <w:tab w:val="left" w:pos="2481"/>
        </w:tabs>
        <w:ind w:hanging="578"/>
        <w:jc w:val="left"/>
      </w:pPr>
      <w:bookmarkStart w:id="876" w:name="_Ref87631779"/>
      <w:ins w:id="877" w:author="Balázs Dán" w:date="2021-11-12T16:31:00Z">
        <w:r>
          <w:t>Szakdolgozat GitHub:</w:t>
        </w:r>
        <w:r>
          <w:br/>
        </w:r>
      </w:ins>
      <w:ins w:id="878" w:author="Balázs Dán" w:date="2021-11-12T16:34:00Z">
        <w:r w:rsidR="00FC0D73">
          <w:fldChar w:fldCharType="begin"/>
        </w:r>
        <w:r w:rsidR="00FC0D73">
          <w:instrText xml:space="preserve"> HYPERLINK "https://github.com/skazalien/Szakdolgozat_Files" </w:instrText>
        </w:r>
        <w:r w:rsidR="00FC0D73">
          <w:fldChar w:fldCharType="separate"/>
        </w:r>
        <w:r w:rsidRPr="00FC0D73">
          <w:rPr>
            <w:rStyle w:val="Hiperhivatkozs"/>
          </w:rPr>
          <w:t>https://github.com/skazalien/Szakdolgozat_Files</w:t>
        </w:r>
        <w:r w:rsidR="00FC0D73">
          <w:fldChar w:fldCharType="end"/>
        </w:r>
      </w:ins>
      <w:ins w:id="879" w:author="Balázs Dán" w:date="2021-11-12T16:32:00Z">
        <w:r>
          <w:t>,</w:t>
        </w:r>
        <w:r>
          <w:br/>
        </w:r>
      </w:ins>
      <w:ins w:id="880" w:author="Balázs Dán" w:date="2021-11-12T16:34:00Z">
        <w:r w:rsidR="00FC0D73">
          <w:fldChar w:fldCharType="begin"/>
        </w:r>
        <w:r w:rsidR="00FC0D73">
          <w:instrText xml:space="preserve"> HYPERLINK "https://github.com/skazalien/Szakdolgozat_Arduino" </w:instrText>
        </w:r>
        <w:r w:rsidR="00FC0D73">
          <w:fldChar w:fldCharType="separate"/>
        </w:r>
        <w:r w:rsidRPr="00FC0D73">
          <w:rPr>
            <w:rStyle w:val="Hiperhivatkozs"/>
          </w:rPr>
          <w:t>https://github.com/skazalien/Szakdolgozat_Arduino</w:t>
        </w:r>
        <w:r w:rsidR="00FC0D73">
          <w:fldChar w:fldCharType="end"/>
        </w:r>
      </w:ins>
      <w:ins w:id="881" w:author="Balázs Dán" w:date="2021-11-12T16:32:00Z">
        <w:r>
          <w:t>,</w:t>
        </w:r>
        <w:r>
          <w:br/>
        </w:r>
      </w:ins>
      <w:ins w:id="882" w:author="Balázs Dán" w:date="2021-11-12T16:33:00Z">
        <w:r w:rsidR="00FC0D73">
          <w:fldChar w:fldCharType="begin"/>
        </w:r>
        <w:r w:rsidR="00FC0D73">
          <w:instrText xml:space="preserve"> HYPERLINK "https://github.com/skazalien/Szakdolgozat_ReactNative" </w:instrText>
        </w:r>
        <w:r w:rsidR="00FC0D73">
          <w:fldChar w:fldCharType="separate"/>
        </w:r>
        <w:r w:rsidRPr="00FC0D73">
          <w:rPr>
            <w:rStyle w:val="Hiperhivatkozs"/>
          </w:rPr>
          <w:t>https://github.com/skazalien/Szakdolgozat_ReactNative</w:t>
        </w:r>
        <w:r w:rsidR="00FC0D73">
          <w:fldChar w:fldCharType="end"/>
        </w:r>
      </w:ins>
      <w:ins w:id="883" w:author="Balázs Dán" w:date="2021-11-12T16:32:00Z">
        <w:r>
          <w:t>,</w:t>
        </w:r>
        <w:r>
          <w:br/>
        </w:r>
      </w:ins>
      <w:ins w:id="884" w:author="Balázs Dán" w:date="2021-11-12T16:33:00Z">
        <w:r w:rsidR="00FC0D73">
          <w:fldChar w:fldCharType="begin"/>
        </w:r>
        <w:r w:rsidR="00FC0D73">
          <w:instrText xml:space="preserve"> HYPERLINK "</w:instrText>
        </w:r>
      </w:ins>
      <w:ins w:id="885" w:author="Balázs Dán" w:date="2021-11-12T16:32:00Z">
        <w:r w:rsidR="00FC0D73" w:rsidRPr="00455EAB">
          <w:instrText>https://github.com/skazalien/Szakdolgozat_Backend</w:instrText>
        </w:r>
      </w:ins>
      <w:ins w:id="886" w:author="Balázs Dán" w:date="2021-11-12T16:33:00Z">
        <w:r w:rsidR="00FC0D73">
          <w:instrText xml:space="preserve">" </w:instrText>
        </w:r>
        <w:r w:rsidR="00FC0D73">
          <w:fldChar w:fldCharType="separate"/>
        </w:r>
      </w:ins>
      <w:ins w:id="887" w:author="Balázs Dán" w:date="2021-11-12T16:32:00Z">
        <w:r w:rsidR="00FC0D73" w:rsidRPr="00EE6A9F">
          <w:rPr>
            <w:rStyle w:val="Hiperhivatkozs"/>
          </w:rPr>
          <w:t>https://github.com/skazalien/Szakdolgozat_Backend</w:t>
        </w:r>
      </w:ins>
      <w:ins w:id="888" w:author="Balázs Dán" w:date="2021-11-12T16:33:00Z">
        <w:r w:rsidR="00FC0D73">
          <w:fldChar w:fldCharType="end"/>
        </w:r>
        <w:r w:rsidR="00FC0D73">
          <w:br/>
          <w:t>Létrehozás ideje: 2021.11.12.</w:t>
        </w:r>
      </w:ins>
      <w:bookmarkEnd w:id="876"/>
      <w:ins w:id="889" w:author="Balázs Dán" w:date="2021-11-12T16:32:00Z">
        <w:r>
          <w:br/>
        </w:r>
      </w:ins>
    </w:p>
    <w:p w14:paraId="08F31712" w14:textId="3DBEA989" w:rsidR="005B3087" w:rsidRDefault="005B3087" w:rsidP="005B3087">
      <w:pPr>
        <w:pStyle w:val="Szvegtrzs"/>
        <w:tabs>
          <w:tab w:val="left" w:pos="2481"/>
        </w:tabs>
        <w:ind w:firstLine="0"/>
        <w:jc w:val="left"/>
        <w:rPr>
          <w:ins w:id="890" w:author="Balázs Dán" w:date="2021-11-12T15:23:00Z"/>
        </w:rPr>
      </w:pPr>
    </w:p>
    <w:p w14:paraId="336709CB" w14:textId="40E4147F" w:rsidR="00672D87" w:rsidRDefault="00672D87" w:rsidP="005B3087">
      <w:pPr>
        <w:pStyle w:val="Szvegtrzs"/>
        <w:tabs>
          <w:tab w:val="left" w:pos="2481"/>
        </w:tabs>
        <w:ind w:firstLine="0"/>
        <w:jc w:val="left"/>
        <w:rPr>
          <w:ins w:id="891" w:author="Balázs Dán" w:date="2021-11-09T19:18:00Z"/>
        </w:rPr>
        <w:sectPr w:rsidR="00672D87" w:rsidSect="00222C10">
          <w:pgSz w:w="11906" w:h="16838"/>
          <w:pgMar w:top="1701" w:right="1134" w:bottom="1701" w:left="1701" w:header="708" w:footer="708" w:gutter="0"/>
          <w:cols w:space="708"/>
          <w:docGrid w:linePitch="360"/>
        </w:sectPr>
      </w:pPr>
    </w:p>
    <w:p w14:paraId="74D411E3" w14:textId="0F971E03" w:rsidR="000F6064" w:rsidDel="005B3087" w:rsidRDefault="000F6064" w:rsidP="003C2D3F">
      <w:pPr>
        <w:pStyle w:val="Szvegtrzs"/>
        <w:tabs>
          <w:tab w:val="left" w:pos="2481"/>
        </w:tabs>
        <w:ind w:left="142" w:firstLine="0"/>
        <w:jc w:val="left"/>
        <w:rPr>
          <w:del w:id="892" w:author="Balázs Dán" w:date="2021-11-09T19:17:00Z"/>
        </w:rPr>
      </w:pPr>
    </w:p>
    <w:p w14:paraId="52973564" w14:textId="0DE81958" w:rsidR="003F2C50" w:rsidDel="005B3087" w:rsidRDefault="003F2C50" w:rsidP="003C2D3F">
      <w:pPr>
        <w:pStyle w:val="Szvegtrzs"/>
        <w:tabs>
          <w:tab w:val="left" w:pos="2481"/>
        </w:tabs>
        <w:ind w:left="142" w:firstLine="0"/>
        <w:jc w:val="left"/>
        <w:rPr>
          <w:del w:id="893" w:author="Balázs Dán" w:date="2021-11-09T19:17:00Z"/>
        </w:rPr>
      </w:pPr>
    </w:p>
    <w:p w14:paraId="0C0C901A" w14:textId="00B496E4" w:rsidR="003F2C50" w:rsidDel="005B3087" w:rsidRDefault="003F2C50">
      <w:pPr>
        <w:pStyle w:val="Szvegtrzs"/>
        <w:tabs>
          <w:tab w:val="left" w:pos="2481"/>
        </w:tabs>
        <w:ind w:firstLine="0"/>
        <w:jc w:val="left"/>
        <w:rPr>
          <w:del w:id="894" w:author="Balázs Dán" w:date="2021-11-09T19:18:00Z"/>
        </w:rPr>
        <w:pPrChange w:id="895" w:author="Balázs Dán" w:date="2021-11-09T19:17:00Z">
          <w:pPr>
            <w:pStyle w:val="Szvegtrzs"/>
            <w:tabs>
              <w:tab w:val="left" w:pos="2481"/>
            </w:tabs>
            <w:ind w:left="142" w:firstLine="0"/>
            <w:jc w:val="left"/>
          </w:pPr>
        </w:pPrChange>
      </w:pPr>
    </w:p>
    <w:p w14:paraId="6DC022E8" w14:textId="022917C2" w:rsidR="00346767" w:rsidRPr="000B1847" w:rsidRDefault="00346767" w:rsidP="00346767">
      <w:pPr>
        <w:pStyle w:val="Tartalomjegyzk"/>
        <w:rPr>
          <w:ins w:id="896" w:author="Balázs Dán" w:date="2021-11-13T16:45:00Z"/>
        </w:rPr>
      </w:pPr>
      <w:ins w:id="897" w:author="Balázs Dán" w:date="2021-11-13T16:45:00Z">
        <w:r>
          <w:t>Köszönetnyilvánítás</w:t>
        </w:r>
      </w:ins>
    </w:p>
    <w:p w14:paraId="5A50C8B8" w14:textId="5909F31A" w:rsidR="004504A9" w:rsidRPr="004504A9" w:rsidDel="00346767" w:rsidRDefault="004504A9" w:rsidP="003C2D3F">
      <w:pPr>
        <w:pStyle w:val="Szvegtrzs"/>
        <w:tabs>
          <w:tab w:val="left" w:pos="2481"/>
        </w:tabs>
        <w:ind w:left="142" w:firstLine="0"/>
        <w:jc w:val="center"/>
        <w:rPr>
          <w:del w:id="898" w:author="Balázs Dán" w:date="2021-11-13T16:45:00Z"/>
          <w:b/>
          <w:bCs/>
        </w:rPr>
      </w:pPr>
      <w:del w:id="899" w:author="Balázs Dán" w:date="2021-11-13T16:45:00Z">
        <w:r w:rsidRPr="004504A9" w:rsidDel="00346767">
          <w:rPr>
            <w:b/>
            <w:bCs/>
          </w:rPr>
          <w:delText>Köszönetnyilvánítás</w:delText>
        </w:r>
      </w:del>
    </w:p>
    <w:p w14:paraId="71602E8E" w14:textId="4490B390" w:rsidR="004504A9" w:rsidRDefault="004504A9" w:rsidP="003C2D3F">
      <w:pPr>
        <w:pStyle w:val="Szvegtrzs"/>
        <w:tabs>
          <w:tab w:val="left" w:pos="2481"/>
        </w:tabs>
        <w:ind w:left="142" w:firstLine="0"/>
        <w:jc w:val="center"/>
      </w:pPr>
      <w:r>
        <w:t>Ezúton szeretné</w:t>
      </w:r>
      <w:ins w:id="900" w:author="Balázs Dán" w:date="2021-11-13T16:33:00Z">
        <w:r w:rsidR="00CB29DD">
          <w:t>k</w:t>
        </w:r>
      </w:ins>
      <w:del w:id="901" w:author="Balázs Dán" w:date="2021-11-13T16:33:00Z">
        <w:r w:rsidDel="00CB29DD">
          <w:delText>m</w:delText>
        </w:r>
      </w:del>
      <w:r>
        <w:t xml:space="preserve"> </w:t>
      </w:r>
      <w:del w:id="902" w:author="Balázs Dán" w:date="2021-11-13T16:33:00Z">
        <w:r w:rsidDel="00CB29DD">
          <w:delText xml:space="preserve">kifejezni </w:delText>
        </w:r>
      </w:del>
      <w:r>
        <w:t>köszönete</w:t>
      </w:r>
      <w:ins w:id="903" w:author="Balázs Dán" w:date="2021-11-13T16:34:00Z">
        <w:r w:rsidR="00CB29DD">
          <w:t>t</w:t>
        </w:r>
      </w:ins>
      <w:del w:id="904" w:author="Balázs Dán" w:date="2021-11-13T16:34:00Z">
        <w:r w:rsidDel="00CB29DD">
          <w:delText>m</w:delText>
        </w:r>
      </w:del>
      <w:ins w:id="905" w:author="Balázs Dán" w:date="2021-11-13T16:34:00Z">
        <w:r w:rsidR="00CB29DD">
          <w:t xml:space="preserve"> mondani</w:t>
        </w:r>
      </w:ins>
      <w:del w:id="906" w:author="Balázs Dán" w:date="2021-11-13T16:34:00Z">
        <w:r w:rsidDel="00CB29DD">
          <w:delText>et</w:delText>
        </w:r>
      </w:del>
      <w:r>
        <w:t xml:space="preserve"> </w:t>
      </w:r>
      <w:ins w:id="907" w:author="Balázs Dán" w:date="2021-11-13T16:38:00Z">
        <w:r w:rsidR="00346767">
          <w:t xml:space="preserve">témavezetőmnek, </w:t>
        </w:r>
      </w:ins>
      <w:r>
        <w:t>Dr. Kocsis Gergelynek</w:t>
      </w:r>
      <w:ins w:id="908" w:author="Balázs Dán" w:date="2021-11-13T16:38:00Z">
        <w:r w:rsidR="00346767">
          <w:t xml:space="preserve"> a folyamatos segítségéért és tanácsaiért</w:t>
        </w:r>
      </w:ins>
      <w:ins w:id="909" w:author="Balázs Dán" w:date="2021-11-13T16:47:00Z">
        <w:r w:rsidR="00346767">
          <w:t xml:space="preserve"> a szakdolgozatom írása alatt</w:t>
        </w:r>
      </w:ins>
      <w:ins w:id="910" w:author="Balázs Dán" w:date="2021-11-13T16:38:00Z">
        <w:r w:rsidR="00346767">
          <w:t>.</w:t>
        </w:r>
      </w:ins>
      <w:del w:id="911" w:author="Balázs Dán" w:date="2021-11-13T16:34:00Z">
        <w:r w:rsidDel="00CB29DD">
          <w:delText xml:space="preserve"> a rám fordított idejé</w:delText>
        </w:r>
        <w:r w:rsidR="004D42D7" w:rsidDel="00CB29DD">
          <w:delText>ér</w:delText>
        </w:r>
        <w:r w:rsidDel="00CB29DD">
          <w:delText>t, a sok segítséget, ötleteket amit Tőle kaptam és az építő jellegű kritikáit.</w:delText>
        </w:r>
      </w:del>
    </w:p>
    <w:sectPr w:rsidR="004504A9" w:rsidSect="00222C10">
      <w:pgSz w:w="11906" w:h="16838"/>
      <w:pgMar w:top="1701" w:right="1134"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r. Kocsis Gergely" w:date="2021-11-07T19:02:00Z" w:initials="DKG">
    <w:p w14:paraId="0793D373" w14:textId="6D638F5F" w:rsidR="00197E9D" w:rsidRDefault="00197E9D">
      <w:pPr>
        <w:pStyle w:val="Jegyzetszveg"/>
      </w:pPr>
      <w:r>
        <w:rPr>
          <w:rStyle w:val="Jegyzethivatkozs"/>
        </w:rPr>
        <w:annotationRef/>
      </w:r>
      <w:r>
        <w:t xml:space="preserve">A honlapon kiadott </w:t>
      </w:r>
      <w:r w:rsidR="00FB1A00">
        <w:t>mintában azt hiszem más formátum szerepel. Ellenőrizd légy szíves.</w:t>
      </w:r>
    </w:p>
  </w:comment>
  <w:comment w:id="134" w:author="Dr. Kocsis Gergely" w:date="2021-11-07T22:03:00Z" w:initials="DKG">
    <w:p w14:paraId="42BB203E" w14:textId="3AEBB4A3" w:rsidR="005210D8" w:rsidRDefault="005210D8">
      <w:pPr>
        <w:pStyle w:val="Jegyzetszveg"/>
      </w:pPr>
      <w:r>
        <w:rPr>
          <w:rStyle w:val="Jegyzethivatkozs"/>
        </w:rPr>
        <w:annotationRef/>
      </w:r>
      <w:r>
        <w:t>El kell dönteni, hogy PHP, vagy php</w:t>
      </w:r>
    </w:p>
  </w:comment>
  <w:comment w:id="578" w:author="Dr. Kocsis Gergely" w:date="2021-11-07T22:44:00Z" w:initials="DKG">
    <w:p w14:paraId="1582C421" w14:textId="729DC616" w:rsidR="00A637B2" w:rsidRDefault="00A637B2">
      <w:pPr>
        <w:pStyle w:val="Jegyzetszveg"/>
      </w:pPr>
      <w:r>
        <w:rPr>
          <w:rStyle w:val="Jegyzethivatkozs"/>
        </w:rPr>
        <w:annotationRef/>
      </w:r>
      <w:r>
        <w:rPr>
          <w:rStyle w:val="Jegyzethivatkozs"/>
        </w:rPr>
        <w:t xml:space="preserve"> képnek nincs aláírása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3D373" w15:done="1"/>
  <w15:commentEx w15:paraId="42BB203E" w15:done="0"/>
  <w15:commentEx w15:paraId="1582C4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A13E" w16cex:dateUtc="2021-11-07T18:02:00Z"/>
  <w16cex:commentExtensible w16cex:durableId="2532CBC2" w16cex:dateUtc="2021-11-07T21:03:00Z"/>
  <w16cex:commentExtensible w16cex:durableId="2532D542" w16cex:dateUtc="2021-11-07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3D373" w16cid:durableId="2532A13E"/>
  <w16cid:commentId w16cid:paraId="42BB203E" w16cid:durableId="2532CBC2"/>
  <w16cid:commentId w16cid:paraId="1582C421" w16cid:durableId="2532D5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AF289" w14:textId="77777777" w:rsidR="00055249" w:rsidRDefault="00055249" w:rsidP="00D57486">
      <w:pPr>
        <w:spacing w:line="240" w:lineRule="auto"/>
      </w:pPr>
      <w:r>
        <w:separator/>
      </w:r>
    </w:p>
  </w:endnote>
  <w:endnote w:type="continuationSeparator" w:id="0">
    <w:p w14:paraId="535FF4DA" w14:textId="77777777" w:rsidR="00055249" w:rsidRDefault="00055249"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36306" w14:textId="77777777" w:rsidR="00055249" w:rsidRDefault="00055249" w:rsidP="00D57486">
      <w:pPr>
        <w:spacing w:line="240" w:lineRule="auto"/>
      </w:pPr>
      <w:r>
        <w:separator/>
      </w:r>
    </w:p>
  </w:footnote>
  <w:footnote w:type="continuationSeparator" w:id="0">
    <w:p w14:paraId="07300C61" w14:textId="77777777" w:rsidR="00055249" w:rsidRDefault="00055249"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8"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4"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2"/>
  </w:num>
  <w:num w:numId="2">
    <w:abstractNumId w:val="15"/>
  </w:num>
  <w:num w:numId="3">
    <w:abstractNumId w:val="21"/>
  </w:num>
  <w:num w:numId="4">
    <w:abstractNumId w:val="3"/>
  </w:num>
  <w:num w:numId="5">
    <w:abstractNumId w:val="13"/>
  </w:num>
  <w:num w:numId="6">
    <w:abstractNumId w:val="25"/>
  </w:num>
  <w:num w:numId="7">
    <w:abstractNumId w:val="8"/>
  </w:num>
  <w:num w:numId="8">
    <w:abstractNumId w:val="6"/>
  </w:num>
  <w:num w:numId="9">
    <w:abstractNumId w:val="9"/>
  </w:num>
  <w:num w:numId="10">
    <w:abstractNumId w:val="19"/>
  </w:num>
  <w:num w:numId="11">
    <w:abstractNumId w:val="4"/>
  </w:num>
  <w:num w:numId="12">
    <w:abstractNumId w:val="18"/>
  </w:num>
  <w:num w:numId="13">
    <w:abstractNumId w:val="16"/>
  </w:num>
  <w:num w:numId="14">
    <w:abstractNumId w:val="0"/>
  </w:num>
  <w:num w:numId="15">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2"/>
  </w:num>
  <w:num w:numId="19">
    <w:abstractNumId w:val="5"/>
  </w:num>
  <w:num w:numId="20">
    <w:abstractNumId w:val="11"/>
  </w:num>
  <w:num w:numId="21">
    <w:abstractNumId w:val="24"/>
  </w:num>
  <w:num w:numId="22">
    <w:abstractNumId w:val="20"/>
  </w:num>
  <w:num w:numId="23">
    <w:abstractNumId w:val="23"/>
  </w:num>
  <w:num w:numId="24">
    <w:abstractNumId w:val="14"/>
  </w:num>
  <w:num w:numId="25">
    <w:abstractNumId w:val="10"/>
  </w:num>
  <w:num w:numId="26">
    <w:abstractNumId w:val="7"/>
  </w:num>
  <w:num w:numId="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Kocsis Gergely">
    <w15:presenceInfo w15:providerId="None" w15:userId="Dr. Kocsis Gergely"/>
  </w15:person>
  <w15:person w15:author="Balázs Dán">
    <w15:presenceInfo w15:providerId="Windows Live" w15:userId="81586a63dcb68b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3A5F"/>
    <w:rsid w:val="00025256"/>
    <w:rsid w:val="00033B78"/>
    <w:rsid w:val="000477BE"/>
    <w:rsid w:val="000478BB"/>
    <w:rsid w:val="000536F3"/>
    <w:rsid w:val="00053A81"/>
    <w:rsid w:val="00055249"/>
    <w:rsid w:val="00057EF2"/>
    <w:rsid w:val="0006155A"/>
    <w:rsid w:val="00061B22"/>
    <w:rsid w:val="000663E6"/>
    <w:rsid w:val="0007017C"/>
    <w:rsid w:val="000877E3"/>
    <w:rsid w:val="00091629"/>
    <w:rsid w:val="000951C6"/>
    <w:rsid w:val="000A5275"/>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2F30"/>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767"/>
    <w:rsid w:val="0034686E"/>
    <w:rsid w:val="0034712E"/>
    <w:rsid w:val="00347E92"/>
    <w:rsid w:val="00355014"/>
    <w:rsid w:val="00357C3D"/>
    <w:rsid w:val="00361A2F"/>
    <w:rsid w:val="003664EE"/>
    <w:rsid w:val="00374516"/>
    <w:rsid w:val="00376253"/>
    <w:rsid w:val="003823D7"/>
    <w:rsid w:val="003A1E7C"/>
    <w:rsid w:val="003A4EF3"/>
    <w:rsid w:val="003A6B80"/>
    <w:rsid w:val="003B1FCE"/>
    <w:rsid w:val="003B484E"/>
    <w:rsid w:val="003C2D3F"/>
    <w:rsid w:val="003C4021"/>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F765D"/>
    <w:rsid w:val="00606CF1"/>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5AB8"/>
    <w:rsid w:val="00716696"/>
    <w:rsid w:val="00720452"/>
    <w:rsid w:val="00721E78"/>
    <w:rsid w:val="007226D2"/>
    <w:rsid w:val="00724CB3"/>
    <w:rsid w:val="00734CF9"/>
    <w:rsid w:val="00735949"/>
    <w:rsid w:val="00740EF8"/>
    <w:rsid w:val="007434E8"/>
    <w:rsid w:val="007548C7"/>
    <w:rsid w:val="00754A87"/>
    <w:rsid w:val="007551CA"/>
    <w:rsid w:val="0075713A"/>
    <w:rsid w:val="00765AFC"/>
    <w:rsid w:val="007674EB"/>
    <w:rsid w:val="00771D1C"/>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72C"/>
    <w:rsid w:val="007A5974"/>
    <w:rsid w:val="007A7733"/>
    <w:rsid w:val="007B3C94"/>
    <w:rsid w:val="007C1F42"/>
    <w:rsid w:val="007C660E"/>
    <w:rsid w:val="007D417B"/>
    <w:rsid w:val="007D790C"/>
    <w:rsid w:val="007E1300"/>
    <w:rsid w:val="007E5086"/>
    <w:rsid w:val="007E73CA"/>
    <w:rsid w:val="00802489"/>
    <w:rsid w:val="008027F2"/>
    <w:rsid w:val="008063DE"/>
    <w:rsid w:val="00806649"/>
    <w:rsid w:val="008120E0"/>
    <w:rsid w:val="008206D0"/>
    <w:rsid w:val="0082199A"/>
    <w:rsid w:val="00823811"/>
    <w:rsid w:val="00825C76"/>
    <w:rsid w:val="00830A0C"/>
    <w:rsid w:val="00831841"/>
    <w:rsid w:val="008348BF"/>
    <w:rsid w:val="00845389"/>
    <w:rsid w:val="00847B6C"/>
    <w:rsid w:val="00847EA0"/>
    <w:rsid w:val="00850691"/>
    <w:rsid w:val="008539B2"/>
    <w:rsid w:val="00854993"/>
    <w:rsid w:val="00856F11"/>
    <w:rsid w:val="00864198"/>
    <w:rsid w:val="00864742"/>
    <w:rsid w:val="0086587E"/>
    <w:rsid w:val="00871872"/>
    <w:rsid w:val="0087653A"/>
    <w:rsid w:val="00876B67"/>
    <w:rsid w:val="008816CB"/>
    <w:rsid w:val="0088449A"/>
    <w:rsid w:val="008909BB"/>
    <w:rsid w:val="0089514F"/>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6D20"/>
    <w:rsid w:val="00B27628"/>
    <w:rsid w:val="00B27D95"/>
    <w:rsid w:val="00B33786"/>
    <w:rsid w:val="00B353B5"/>
    <w:rsid w:val="00B47156"/>
    <w:rsid w:val="00B50E58"/>
    <w:rsid w:val="00B53488"/>
    <w:rsid w:val="00B61F74"/>
    <w:rsid w:val="00B6223E"/>
    <w:rsid w:val="00B6385E"/>
    <w:rsid w:val="00B703ED"/>
    <w:rsid w:val="00B71BC3"/>
    <w:rsid w:val="00B72757"/>
    <w:rsid w:val="00B7619F"/>
    <w:rsid w:val="00B76395"/>
    <w:rsid w:val="00B8040F"/>
    <w:rsid w:val="00B841D8"/>
    <w:rsid w:val="00B95B29"/>
    <w:rsid w:val="00BA1DFA"/>
    <w:rsid w:val="00BA5727"/>
    <w:rsid w:val="00BA7024"/>
    <w:rsid w:val="00BB1785"/>
    <w:rsid w:val="00BB254B"/>
    <w:rsid w:val="00BC09C9"/>
    <w:rsid w:val="00BC31B1"/>
    <w:rsid w:val="00BD1773"/>
    <w:rsid w:val="00BD5477"/>
    <w:rsid w:val="00BE0980"/>
    <w:rsid w:val="00BE1E33"/>
    <w:rsid w:val="00BE49CD"/>
    <w:rsid w:val="00BE64A4"/>
    <w:rsid w:val="00BF3C61"/>
    <w:rsid w:val="00C00AD2"/>
    <w:rsid w:val="00C1775F"/>
    <w:rsid w:val="00C205F1"/>
    <w:rsid w:val="00C22E68"/>
    <w:rsid w:val="00C261C9"/>
    <w:rsid w:val="00C327F3"/>
    <w:rsid w:val="00C32945"/>
    <w:rsid w:val="00C35C04"/>
    <w:rsid w:val="00C51774"/>
    <w:rsid w:val="00C57D78"/>
    <w:rsid w:val="00C65243"/>
    <w:rsid w:val="00C666CD"/>
    <w:rsid w:val="00C74EED"/>
    <w:rsid w:val="00C776BB"/>
    <w:rsid w:val="00C87AB0"/>
    <w:rsid w:val="00C938D3"/>
    <w:rsid w:val="00C97E61"/>
    <w:rsid w:val="00CA1114"/>
    <w:rsid w:val="00CA4B25"/>
    <w:rsid w:val="00CA5F5F"/>
    <w:rsid w:val="00CA65AE"/>
    <w:rsid w:val="00CB29DD"/>
    <w:rsid w:val="00CB3DA9"/>
    <w:rsid w:val="00CB474E"/>
    <w:rsid w:val="00CB6136"/>
    <w:rsid w:val="00CC0F80"/>
    <w:rsid w:val="00CC67FF"/>
    <w:rsid w:val="00CC756A"/>
    <w:rsid w:val="00CD22DF"/>
    <w:rsid w:val="00CD44B7"/>
    <w:rsid w:val="00CE1D42"/>
    <w:rsid w:val="00CE41F7"/>
    <w:rsid w:val="00CE48DA"/>
    <w:rsid w:val="00CE72F8"/>
    <w:rsid w:val="00CE744F"/>
    <w:rsid w:val="00CF273D"/>
    <w:rsid w:val="00CF2D2E"/>
    <w:rsid w:val="00CF4070"/>
    <w:rsid w:val="00CF53C0"/>
    <w:rsid w:val="00D01863"/>
    <w:rsid w:val="00D059EE"/>
    <w:rsid w:val="00D124A8"/>
    <w:rsid w:val="00D14820"/>
    <w:rsid w:val="00D1541F"/>
    <w:rsid w:val="00D22D12"/>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C13B3"/>
    <w:rsid w:val="00DC1CD4"/>
    <w:rsid w:val="00DC39FD"/>
    <w:rsid w:val="00DC64DD"/>
    <w:rsid w:val="00DD1D08"/>
    <w:rsid w:val="00DE2C74"/>
    <w:rsid w:val="00DF70A1"/>
    <w:rsid w:val="00E021D5"/>
    <w:rsid w:val="00E023A4"/>
    <w:rsid w:val="00E02E11"/>
    <w:rsid w:val="00E069D9"/>
    <w:rsid w:val="00E150ED"/>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A628A"/>
    <w:rsid w:val="00EB0C6D"/>
    <w:rsid w:val="00EC0741"/>
    <w:rsid w:val="00EC46A9"/>
    <w:rsid w:val="00EC4DF5"/>
    <w:rsid w:val="00EC68AB"/>
    <w:rsid w:val="00EC69BB"/>
    <w:rsid w:val="00ED01BA"/>
    <w:rsid w:val="00ED7CEB"/>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
  </w:style>
  <w:style w:type="paragraph" w:styleId="TJ2">
    <w:name w:val="toc 2"/>
    <w:basedOn w:val="Norml"/>
    <w:next w:val="Norml"/>
    <w:autoRedefine/>
    <w:uiPriority w:val="39"/>
    <w:rsid w:val="00FD7E37"/>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usa.arduino.cc/products/arduino-mega-2560-rev3" TargetMode="Externa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lastminuteengineers.com/wp-content/uploads/arduino/PIR-Sensor-Pinout-with-Jumper-Setting-Sensitivity-Time-Adjustment-BISS0001-IC-Labeling-Diagram.png"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encora.com/insights/what-is-postman-api-test" TargetMode="External"/><Relationship Id="rId68" Type="http://schemas.openxmlformats.org/officeDocument/2006/relationships/hyperlink" Target="https://reactnative.dev/docs/environment-setup"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microsoft.com/office/2018/08/relationships/commentsExtensible" Target="commentsExtensible.xml"/><Relationship Id="rId24" Type="http://schemas.openxmlformats.org/officeDocument/2006/relationships/hyperlink" Target="https://www.php.net/manual/en/intro-whatis.ph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l.espressif.com/dl/package_esp32_index.json"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g"/><Relationship Id="rId66" Type="http://schemas.openxmlformats.org/officeDocument/2006/relationships/hyperlink" Target="https://fritzing.org/media/uploads/publications/FritzingInfoBrochure-highRes.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reichelt.de/bilder/web/artikel_ws/A300/DEBO_CAM_ESP32_001.jp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hyperlink" Target="https://www.arduino.cc/en/Guide/Environment" TargetMode="External"/><Relationship Id="rId10" Type="http://schemas.microsoft.com/office/2016/09/relationships/commentsIds" Target="commentsIds.xml"/><Relationship Id="rId19" Type="http://schemas.openxmlformats.org/officeDocument/2006/relationships/hyperlink" Target="https://lastminuteengineers.com/wp-content/uploads/2019/12/Project-Interfacing-Passive-Infrared-PIR-Sensor-with-Arduino-Uno.jpg"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arduino.cc/en/Main/ArduinoEthernetShieldV1" TargetMode="External"/><Relationship Id="rId65" Type="http://schemas.openxmlformats.org/officeDocument/2006/relationships/hyperlink" Target="https://www.javatpoint.com/xampp"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create.arduino.cc/projecthub/Aritro/security-access-using-rfid-reader-f7c746"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apachefriends.org/index.html" TargetMode="External"/><Relationship Id="rId69" Type="http://schemas.openxmlformats.org/officeDocument/2006/relationships/hyperlink" Target="https://create.arduino.cc/projecthub/Aritro/security-access-using-rfid-reader-f7c746" TargetMode="External"/><Relationship Id="rId8" Type="http://schemas.openxmlformats.org/officeDocument/2006/relationships/comments" Target="comment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arduino.cc/en/Main/ArduinoEthernetShieldV1"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store-usa.arduino.cc/products/arduino-mega-2560-rev3" TargetMode="External"/><Relationship Id="rId67" Type="http://schemas.openxmlformats.org/officeDocument/2006/relationships/hyperlink" Target="https://www.netguru.com/glossary/react-native" TargetMode="External"/><Relationship Id="rId20" Type="http://schemas.openxmlformats.org/officeDocument/2006/relationships/image" Target="media/image4.jpg"/><Relationship Id="rId41" Type="http://schemas.openxmlformats.org/officeDocument/2006/relationships/hyperlink" Target="http://arduino.esp8266.com/stable/package_esp8266com_index.json" TargetMode="External"/><Relationship Id="rId54" Type="http://schemas.openxmlformats.org/officeDocument/2006/relationships/image" Target="media/image33.PNG"/><Relationship Id="rId62" Type="http://schemas.openxmlformats.org/officeDocument/2006/relationships/hyperlink" Target="https://www.arduino.cc/en/software" TargetMode="External"/><Relationship Id="rId70" Type="http://schemas.openxmlformats.org/officeDocument/2006/relationships/hyperlink" Target="https://www.arduino.cc/en/reference/S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55</Pages>
  <Words>9359</Words>
  <Characters>64584</Characters>
  <Application>Microsoft Office Word</Application>
  <DocSecurity>0</DocSecurity>
  <Lines>538</Lines>
  <Paragraphs>147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27</cp:revision>
  <dcterms:created xsi:type="dcterms:W3CDTF">2021-11-12T15:35:00Z</dcterms:created>
  <dcterms:modified xsi:type="dcterms:W3CDTF">2021-11-13T17:02:00Z</dcterms:modified>
</cp:coreProperties>
</file>