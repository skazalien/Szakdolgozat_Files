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0B6D7CBD" w:rsidR="00D57497" w:rsidRPr="00D67A87" w:rsidRDefault="00D57497" w:rsidP="00D57497">
      <w:pPr>
        <w:spacing w:after="2280"/>
        <w:jc w:val="center"/>
        <w:rPr>
          <w:smallCaps/>
          <w:spacing w:val="4"/>
          <w:sz w:val="32"/>
          <w:szCs w:val="22"/>
        </w:rPr>
      </w:pPr>
      <w:r w:rsidRPr="00D67A87">
        <w:rPr>
          <w:smallCaps/>
          <w:spacing w:val="4"/>
          <w:sz w:val="32"/>
          <w:szCs w:val="22"/>
        </w:rPr>
        <w:t>debreceni egyetem • 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88535FE" w:rsidR="00D57497" w:rsidRDefault="00D57497" w:rsidP="00CD7133">
      <w:pPr>
        <w:suppressAutoHyphens/>
        <w:spacing w:before="200" w:after="2280"/>
        <w:jc w:val="center"/>
      </w:pPr>
      <w:r>
        <w:t>SZAKDOLGOZAT</w:t>
      </w:r>
    </w:p>
    <w:p w14:paraId="295C989D" w14:textId="77777777" w:rsidR="00D57497" w:rsidRDefault="00D57497" w:rsidP="00D57497">
      <w:pPr>
        <w:spacing w:before="567" w:after="284"/>
        <w:jc w:val="center"/>
        <w:rPr>
          <w:smallCaps/>
          <w:spacing w:val="10"/>
          <w:szCs w:val="2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3836"/>
      </w:tblGrid>
      <w:tr w:rsidR="008971B7" w:rsidRPr="00D43470" w14:paraId="3FB88304" w14:textId="0A246CFB" w:rsidTr="00CD7133">
        <w:tc>
          <w:tcPr>
            <w:tcW w:w="4658" w:type="dxa"/>
          </w:tcPr>
          <w:p w14:paraId="3EFB09EC" w14:textId="77777777" w:rsidR="008971B7" w:rsidRPr="00D43470" w:rsidRDefault="008971B7" w:rsidP="00D43470">
            <w:pPr>
              <w:spacing w:after="120"/>
              <w:jc w:val="center"/>
              <w:rPr>
                <w:smallCaps/>
                <w:spacing w:val="10"/>
                <w:szCs w:val="22"/>
              </w:rPr>
            </w:pPr>
            <w:r w:rsidRPr="00D43470">
              <w:rPr>
                <w:smallCaps/>
                <w:spacing w:val="10"/>
                <w:szCs w:val="22"/>
              </w:rPr>
              <w:t>témavezető:</w:t>
            </w:r>
          </w:p>
        </w:tc>
        <w:tc>
          <w:tcPr>
            <w:tcW w:w="3836" w:type="dxa"/>
          </w:tcPr>
          <w:p w14:paraId="3275A0E4" w14:textId="161CEA55" w:rsidR="008971B7" w:rsidRPr="00D43470" w:rsidRDefault="008971B7" w:rsidP="008971B7">
            <w:pPr>
              <w:spacing w:after="120"/>
              <w:jc w:val="center"/>
              <w:rPr>
                <w:smallCaps/>
                <w:spacing w:val="10"/>
                <w:szCs w:val="22"/>
              </w:rPr>
            </w:pPr>
            <w:r w:rsidRPr="004151FF">
              <w:rPr>
                <w:smallCaps/>
                <w:spacing w:val="10"/>
                <w:szCs w:val="22"/>
              </w:rPr>
              <w:t>készítette:</w:t>
            </w:r>
          </w:p>
        </w:tc>
      </w:tr>
      <w:tr w:rsidR="008971B7" w:rsidRPr="00D43470" w14:paraId="6DFB75E3" w14:textId="65AA1E25" w:rsidTr="00CD7133">
        <w:tc>
          <w:tcPr>
            <w:tcW w:w="4658" w:type="dxa"/>
          </w:tcPr>
          <w:p w14:paraId="248719F4" w14:textId="77777777" w:rsidR="008971B7" w:rsidRPr="000B1DD6" w:rsidRDefault="008971B7" w:rsidP="00D43470">
            <w:pPr>
              <w:spacing w:line="240" w:lineRule="auto"/>
              <w:jc w:val="center"/>
              <w:rPr>
                <w:b/>
                <w:bCs/>
                <w:sz w:val="32"/>
                <w:szCs w:val="32"/>
              </w:rPr>
            </w:pPr>
            <w:r w:rsidRPr="000B1DD6">
              <w:rPr>
                <w:b/>
                <w:bCs/>
                <w:sz w:val="32"/>
                <w:szCs w:val="32"/>
              </w:rPr>
              <w:t>Dr. Kocsis Gergely</w:t>
            </w:r>
          </w:p>
        </w:tc>
        <w:tc>
          <w:tcPr>
            <w:tcW w:w="3836" w:type="dxa"/>
          </w:tcPr>
          <w:p w14:paraId="4A53710B" w14:textId="7080E755" w:rsidR="008971B7" w:rsidRPr="000B1DD6" w:rsidRDefault="008971B7" w:rsidP="008971B7">
            <w:pPr>
              <w:spacing w:line="240" w:lineRule="auto"/>
              <w:jc w:val="center"/>
              <w:rPr>
                <w:b/>
                <w:bCs/>
                <w:sz w:val="32"/>
                <w:szCs w:val="32"/>
              </w:rPr>
            </w:pPr>
            <w:r w:rsidRPr="000B1DD6">
              <w:rPr>
                <w:b/>
                <w:bCs/>
                <w:sz w:val="32"/>
                <w:szCs w:val="32"/>
              </w:rPr>
              <w:t>Dán Balázs</w:t>
            </w:r>
          </w:p>
        </w:tc>
      </w:tr>
      <w:tr w:rsidR="008971B7" w:rsidRPr="00D43470" w14:paraId="3DF98198" w14:textId="7E2499A5" w:rsidTr="00CD7133">
        <w:tc>
          <w:tcPr>
            <w:tcW w:w="4658" w:type="dxa"/>
          </w:tcPr>
          <w:p w14:paraId="62E673E8" w14:textId="77777777" w:rsidR="008971B7" w:rsidRPr="00835B40" w:rsidRDefault="008971B7" w:rsidP="00CD7133">
            <w:pPr>
              <w:spacing w:before="120"/>
              <w:jc w:val="center"/>
              <w:rPr>
                <w:sz w:val="20"/>
                <w:szCs w:val="20"/>
              </w:rPr>
            </w:pPr>
            <w:r w:rsidRPr="00835B40">
              <w:rPr>
                <w:sz w:val="20"/>
                <w:szCs w:val="20"/>
              </w:rPr>
              <w:t>adjunktus</w:t>
            </w:r>
          </w:p>
        </w:tc>
        <w:tc>
          <w:tcPr>
            <w:tcW w:w="3836" w:type="dxa"/>
          </w:tcPr>
          <w:p w14:paraId="5D27494C" w14:textId="74745B80" w:rsidR="008971B7" w:rsidRPr="00835B40" w:rsidRDefault="008971B7" w:rsidP="00CD7133">
            <w:pPr>
              <w:spacing w:before="120"/>
              <w:jc w:val="center"/>
              <w:rPr>
                <w:sz w:val="20"/>
                <w:szCs w:val="20"/>
              </w:rPr>
            </w:pPr>
            <w:r w:rsidRPr="00835B40">
              <w:rPr>
                <w:sz w:val="20"/>
                <w:szCs w:val="20"/>
              </w:rPr>
              <w:t>Gazdaságinformatika</w:t>
            </w:r>
            <w:r w:rsidR="00835B40" w:rsidRPr="00835B40">
              <w:rPr>
                <w:sz w:val="20"/>
                <w:szCs w:val="20"/>
              </w:rPr>
              <w:t xml:space="preserve"> (B</w:t>
            </w:r>
            <w:r w:rsidR="0027699F">
              <w:rPr>
                <w:sz w:val="20"/>
                <w:szCs w:val="20"/>
              </w:rPr>
              <w:t>S</w:t>
            </w:r>
            <w:r w:rsidR="00835B40" w:rsidRPr="00835B40">
              <w:rPr>
                <w:sz w:val="20"/>
                <w:szCs w:val="20"/>
              </w:rPr>
              <w:t>c)</w:t>
            </w:r>
            <w:r w:rsidRPr="00835B40">
              <w:rPr>
                <w:sz w:val="20"/>
                <w:szCs w:val="20"/>
              </w:rPr>
              <w:t xml:space="preserve"> szakos hallgató </w:t>
            </w:r>
          </w:p>
        </w:tc>
      </w:tr>
    </w:tbl>
    <w:p w14:paraId="54DE2AFF" w14:textId="77777777" w:rsidR="00D57497" w:rsidRDefault="00D57497" w:rsidP="00CD7133">
      <w:pPr>
        <w:spacing w:before="312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rsidP="00F94D52">
      <w:pPr>
        <w:pStyle w:val="T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428895" w:history="1">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hyperlink>
    </w:p>
    <w:p w14:paraId="67C6EC3C" w14:textId="4AC8F101" w:rsidR="00D57497" w:rsidRDefault="00B62B2C" w:rsidP="00F94D52">
      <w:pPr>
        <w:pStyle w:val="TJ1"/>
        <w:rPr>
          <w:rFonts w:asciiTheme="minorHAnsi" w:eastAsiaTheme="minorEastAsia" w:hAnsiTheme="minorHAnsi" w:cstheme="minorBidi"/>
          <w:noProof/>
          <w:sz w:val="22"/>
          <w:szCs w:val="22"/>
        </w:rPr>
      </w:pPr>
      <w:hyperlink w:anchor="_Toc437428896" w:history="1">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hyperlink>
    </w:p>
    <w:p w14:paraId="55619CB4" w14:textId="3E9C68C2" w:rsidR="00D57497" w:rsidRDefault="00B62B2C" w:rsidP="00D44303">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B62B2C" w:rsidP="00D44303">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B62B2C" w:rsidP="00D44303">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472FCD89" w:rsidR="00D57497" w:rsidRPr="00F96E78" w:rsidRDefault="00B62B2C" w:rsidP="00D44303">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w:t>
        </w:r>
        <w:r w:rsidR="00D57497">
          <w:rPr>
            <w:noProof/>
            <w:webHidden/>
          </w:rPr>
          <w:tab/>
        </w:r>
        <w:r w:rsidR="00B353B5">
          <w:rPr>
            <w:noProof/>
            <w:webHidden/>
          </w:rPr>
          <w:t>9</w:t>
        </w:r>
      </w:hyperlink>
    </w:p>
    <w:p w14:paraId="0ECCB5DB" w14:textId="5CAF59B7" w:rsidR="00D57497" w:rsidRDefault="00B62B2C" w:rsidP="00F94D52">
      <w:pPr>
        <w:pStyle w:val="TJ1"/>
        <w:rPr>
          <w:noProof/>
        </w:rPr>
      </w:pPr>
      <w:hyperlink w:anchor="_Toc437428902" w:history="1">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hyperlink>
    </w:p>
    <w:p w14:paraId="5E695279" w14:textId="4C7CABF7" w:rsidR="00D57497" w:rsidRDefault="00B62B2C" w:rsidP="00D44303">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B62B2C" w:rsidP="00D44303">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B62B2C" w:rsidP="00D44303">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B62B2C" w:rsidP="00D44303">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B62B2C" w:rsidP="00D44303">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B62B2C"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0ABC992B" w:rsidR="00D57497" w:rsidRDefault="00B62B2C" w:rsidP="00F94D52">
      <w:pPr>
        <w:pStyle w:val="TJ1"/>
        <w:rPr>
          <w:rFonts w:asciiTheme="minorHAnsi" w:eastAsiaTheme="minorEastAsia" w:hAnsiTheme="minorHAnsi" w:cstheme="minorBidi"/>
          <w:noProof/>
          <w:sz w:val="22"/>
          <w:szCs w:val="22"/>
        </w:rPr>
      </w:pPr>
      <w:hyperlink w:anchor="_Toc437428902" w:history="1">
        <w:r w:rsidR="00D57497">
          <w:rPr>
            <w:rStyle w:val="Hiperhivatkozs"/>
            <w:noProof/>
          </w:rPr>
          <w:t>4</w:t>
        </w:r>
        <w:r w:rsidR="00D57497" w:rsidRPr="00F3573B">
          <w:rPr>
            <w:rStyle w:val="Hiperhivatkozs"/>
            <w:noProof/>
          </w:rPr>
          <w:t xml:space="preserve">. </w:t>
        </w:r>
        <w:r w:rsidR="00D57497">
          <w:rPr>
            <w:rStyle w:val="Hiperhivatkozs"/>
            <w:noProof/>
          </w:rPr>
          <w:t>Hard</w:t>
        </w:r>
        <w:r w:rsidR="00D44303">
          <w:rPr>
            <w:rStyle w:val="Hiperhivatkozs"/>
            <w:noProof/>
          </w:rPr>
          <w:t>v</w:t>
        </w:r>
        <w:r w:rsidR="00D57497">
          <w:rPr>
            <w:rStyle w:val="Hiperhivatkozs"/>
            <w:noProof/>
          </w:rPr>
          <w:t>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hyperlink>
    </w:p>
    <w:p w14:paraId="36D9D461" w14:textId="14B7BDD0" w:rsidR="00D57497" w:rsidRDefault="00B62B2C" w:rsidP="00D44303">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B62B2C" w:rsidP="00D44303">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B62B2C" w:rsidP="00F94D52">
      <w:pPr>
        <w:pStyle w:val="TJ1"/>
        <w:rPr>
          <w:noProof/>
        </w:rPr>
      </w:pPr>
      <w:hyperlink w:anchor="_Toc437428902" w:history="1">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hyperlink>
    </w:p>
    <w:p w14:paraId="02BD9E63" w14:textId="78DF8DFB" w:rsidR="00413E62" w:rsidRDefault="00B62B2C" w:rsidP="00D44303">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27241A51" w:rsidR="00D57497" w:rsidRDefault="00B62B2C" w:rsidP="00D44303">
      <w:pPr>
        <w:pStyle w:val="TJ2"/>
        <w:rPr>
          <w:rFonts w:asciiTheme="minorHAnsi" w:eastAsiaTheme="minorEastAsia" w:hAnsiTheme="minorHAnsi" w:cstheme="minorBidi"/>
          <w:noProof/>
          <w:sz w:val="22"/>
          <w:szCs w:val="22"/>
        </w:rPr>
      </w:pPr>
      <w:hyperlink w:anchor="_Toc437428903" w:history="1">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A kártyaolvasó</w:t>
        </w:r>
        <w:r w:rsidR="00F94D52">
          <w:rPr>
            <w:rStyle w:val="Hiperhivatkozs"/>
            <w:noProof/>
          </w:rPr>
          <w:t>-</w:t>
        </w:r>
        <w:r w:rsidR="00D57497">
          <w:rPr>
            <w:rStyle w:val="Hiperhivatkozs"/>
            <w:noProof/>
          </w:rPr>
          <w:t>rendszer programozása</w:t>
        </w:r>
        <w:r w:rsidR="00D57497">
          <w:rPr>
            <w:noProof/>
            <w:webHidden/>
          </w:rPr>
          <w:tab/>
        </w:r>
        <w:r w:rsidR="00B353B5">
          <w:rPr>
            <w:noProof/>
            <w:webHidden/>
          </w:rPr>
          <w:t>29</w:t>
        </w:r>
      </w:hyperlink>
    </w:p>
    <w:p w14:paraId="60724851" w14:textId="50BD9BE0" w:rsidR="00D57497" w:rsidRDefault="00B62B2C" w:rsidP="00D44303">
      <w:pPr>
        <w:pStyle w:val="TJ2"/>
        <w:rPr>
          <w:noProof/>
        </w:rPr>
      </w:pPr>
      <w:hyperlink w:anchor="_Toc437428904" w:history="1">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A kamerarendszer programozása</w:t>
        </w:r>
        <w:r w:rsidR="00D57497">
          <w:rPr>
            <w:noProof/>
            <w:webHidden/>
          </w:rPr>
          <w:tab/>
        </w:r>
        <w:r w:rsidR="00FD7E37">
          <w:rPr>
            <w:noProof/>
            <w:webHidden/>
          </w:rPr>
          <w:t>32</w:t>
        </w:r>
      </w:hyperlink>
    </w:p>
    <w:p w14:paraId="5DD927B7" w14:textId="1511B5F2" w:rsidR="00596161" w:rsidRDefault="00B62B2C" w:rsidP="00F94D52">
      <w:pPr>
        <w:pStyle w:val="TJ1"/>
        <w:rPr>
          <w:rFonts w:asciiTheme="minorHAnsi" w:eastAsiaTheme="minorEastAsia" w:hAnsiTheme="minorHAnsi" w:cstheme="minorBidi"/>
          <w:noProof/>
          <w:sz w:val="22"/>
          <w:szCs w:val="22"/>
        </w:rPr>
      </w:pPr>
      <w:hyperlink w:anchor="_Toc437428902" w:history="1">
        <w:r w:rsidR="00033B78">
          <w:rPr>
            <w:rStyle w:val="Hiperhivatkozs"/>
            <w:noProof/>
          </w:rPr>
          <w:t>6.</w:t>
        </w:r>
        <w:r w:rsidR="00033B78" w:rsidRPr="00F3573B">
          <w:rPr>
            <w:rStyle w:val="Hiperhivatkozs"/>
            <w:noProof/>
          </w:rPr>
          <w:t xml:space="preserve"> </w:t>
        </w:r>
        <w:r w:rsidR="00033B78">
          <w:rPr>
            <w:rStyle w:val="Hiperhivatkozs"/>
            <w:noProof/>
          </w:rPr>
          <w:t>Az applikáció fejlesztése</w:t>
        </w:r>
        <w:r w:rsidR="00033B78">
          <w:rPr>
            <w:noProof/>
            <w:webHidden/>
          </w:rPr>
          <w:tab/>
          <w:t>38</w:t>
        </w:r>
      </w:hyperlink>
    </w:p>
    <w:p w14:paraId="1B4D3527" w14:textId="637DC906" w:rsidR="00D57497" w:rsidRDefault="00B62B2C" w:rsidP="00F94D52">
      <w:pPr>
        <w:pStyle w:val="TJ1"/>
        <w:rPr>
          <w:rFonts w:asciiTheme="minorHAnsi" w:eastAsiaTheme="minorEastAsia" w:hAnsiTheme="minorHAnsi" w:cstheme="minorBidi"/>
          <w:noProof/>
          <w:sz w:val="22"/>
          <w:szCs w:val="22"/>
        </w:rPr>
      </w:pPr>
      <w:hyperlink w:anchor="_Toc437428902" w:history="1">
        <w:r w:rsidR="00C32945">
          <w:rPr>
            <w:rStyle w:val="Hiperhivatkozs"/>
            <w:noProof/>
          </w:rPr>
          <w:t>7.</w:t>
        </w:r>
        <w:r w:rsidR="00C32945" w:rsidRPr="00F3573B">
          <w:rPr>
            <w:rStyle w:val="Hiperhivatkozs"/>
            <w:noProof/>
          </w:rPr>
          <w:t xml:space="preserve"> </w:t>
        </w:r>
        <w:r w:rsidR="00C32945">
          <w:rPr>
            <w:rStyle w:val="Hiperhivatkozs"/>
            <w:noProof/>
          </w:rPr>
          <w:t>Utolsó módosítások</w:t>
        </w:r>
        <w:r w:rsidR="00C32945">
          <w:rPr>
            <w:noProof/>
            <w:webHidden/>
          </w:rPr>
          <w:tab/>
          <w:t>47</w:t>
        </w:r>
      </w:hyperlink>
    </w:p>
    <w:p w14:paraId="7BFCD7F4" w14:textId="6B95C94A" w:rsidR="00D57497" w:rsidRDefault="00B62B2C" w:rsidP="00D44303">
      <w:pPr>
        <w:pStyle w:val="TJ2"/>
        <w:rPr>
          <w:rFonts w:asciiTheme="minorHAnsi" w:eastAsiaTheme="minorEastAsia" w:hAnsiTheme="minorHAnsi" w:cstheme="minorBidi"/>
          <w:noProof/>
          <w:sz w:val="22"/>
          <w:szCs w:val="22"/>
        </w:rPr>
      </w:pPr>
      <w:hyperlink w:anchor="_Toc437428903" w:history="1">
        <w:r w:rsidR="00C32945">
          <w:rPr>
            <w:rStyle w:val="Hiperhivatkozs"/>
            <w:noProof/>
          </w:rPr>
          <w:t>7.</w:t>
        </w:r>
        <w:r w:rsidR="00C32945" w:rsidRPr="00F3573B">
          <w:rPr>
            <w:rStyle w:val="Hiperhivatkozs"/>
            <w:noProof/>
          </w:rPr>
          <w:t xml:space="preserve">1. </w:t>
        </w:r>
        <w:r w:rsidR="00C32945">
          <w:rPr>
            <w:rStyle w:val="Hiperhivatkozs"/>
            <w:noProof/>
          </w:rPr>
          <w:t>Domain és ngrok</w:t>
        </w:r>
        <w:r w:rsidR="00C32945">
          <w:rPr>
            <w:noProof/>
            <w:webHidden/>
          </w:rPr>
          <w:tab/>
          <w:t>47</w:t>
        </w:r>
      </w:hyperlink>
    </w:p>
    <w:p w14:paraId="2DF5B416" w14:textId="6C57FB1D" w:rsidR="00D57497" w:rsidRPr="00847CEC" w:rsidRDefault="00B62B2C" w:rsidP="00D44303">
      <w:pPr>
        <w:pStyle w:val="TJ2"/>
        <w:rPr>
          <w:rFonts w:asciiTheme="minorHAnsi" w:eastAsiaTheme="minorEastAsia" w:hAnsiTheme="minorHAnsi" w:cstheme="minorBidi"/>
          <w:noProof/>
          <w:sz w:val="22"/>
          <w:szCs w:val="22"/>
        </w:rPr>
      </w:pPr>
      <w:hyperlink w:anchor="_Toc437428904" w:history="1">
        <w:r w:rsidR="00C32945">
          <w:rPr>
            <w:rStyle w:val="Hiperhivatkozs"/>
            <w:noProof/>
          </w:rPr>
          <w:t>7.</w:t>
        </w:r>
        <w:r w:rsidR="00C32945" w:rsidRPr="00F3573B">
          <w:rPr>
            <w:rStyle w:val="Hiperhivatkozs"/>
            <w:noProof/>
          </w:rPr>
          <w:t xml:space="preserve">2. </w:t>
        </w:r>
        <w:r w:rsidR="00C32945">
          <w:rPr>
            <w:rStyle w:val="Hiperhivatkozs"/>
            <w:noProof/>
          </w:rPr>
          <w:t>A kész projekt elérhetővé tétele</w:t>
        </w:r>
        <w:r w:rsidR="00C32945">
          <w:rPr>
            <w:noProof/>
            <w:webHidden/>
          </w:rPr>
          <w:tab/>
          <w:t>48</w:t>
        </w:r>
      </w:hyperlink>
    </w:p>
    <w:p w14:paraId="460A80FD" w14:textId="064982A5" w:rsidR="00D57497" w:rsidRDefault="00B62B2C" w:rsidP="00F94D52">
      <w:pPr>
        <w:pStyle w:val="TJ1"/>
        <w:rPr>
          <w:rFonts w:asciiTheme="minorHAnsi" w:eastAsiaTheme="minorEastAsia" w:hAnsiTheme="minorHAnsi" w:cstheme="minorBidi"/>
          <w:noProof/>
          <w:sz w:val="22"/>
          <w:szCs w:val="22"/>
        </w:rPr>
      </w:pPr>
      <w:hyperlink w:anchor="_Toc437428906" w:history="1">
        <w:r w:rsidR="00C32945">
          <w:rPr>
            <w:rStyle w:val="Hiperhivatkozs"/>
            <w:noProof/>
          </w:rPr>
          <w:t>8</w:t>
        </w:r>
        <w:r w:rsidR="00C32945" w:rsidRPr="00F3573B">
          <w:rPr>
            <w:rStyle w:val="Hiperhivatkozs"/>
            <w:noProof/>
          </w:rPr>
          <w:t>. Össze</w:t>
        </w:r>
        <w:r w:rsidR="00C32945">
          <w:rPr>
            <w:rStyle w:val="Hiperhivatkozs"/>
            <w:noProof/>
          </w:rPr>
          <w:t>foglalás</w:t>
        </w:r>
        <w:r w:rsidR="00C32945">
          <w:rPr>
            <w:noProof/>
            <w:webHidden/>
          </w:rPr>
          <w:tab/>
          <w:t>49</w:t>
        </w:r>
      </w:hyperlink>
    </w:p>
    <w:p w14:paraId="1C035150" w14:textId="4D25B833" w:rsidR="00D57497" w:rsidRDefault="00B62B2C" w:rsidP="00F94D52">
      <w:pPr>
        <w:pStyle w:val="TJ1"/>
        <w:rPr>
          <w:rFonts w:asciiTheme="minorHAnsi" w:eastAsiaTheme="minorEastAsia" w:hAnsiTheme="minorHAnsi" w:cstheme="minorBidi"/>
          <w:noProof/>
          <w:sz w:val="22"/>
          <w:szCs w:val="22"/>
        </w:rPr>
      </w:pPr>
      <w:hyperlink w:anchor="_Toc437428907" w:history="1">
        <w:r w:rsidR="00C32945">
          <w:rPr>
            <w:rStyle w:val="Hiperhivatkozs"/>
            <w:noProof/>
          </w:rPr>
          <w:t>9</w:t>
        </w:r>
        <w:r w:rsidR="00C32945" w:rsidRPr="00F3573B">
          <w:rPr>
            <w:rStyle w:val="Hiperhivatkozs"/>
            <w:noProof/>
          </w:rPr>
          <w:t>. Irodalomjegyzék</w:t>
        </w:r>
        <w:r w:rsidR="00C32945">
          <w:rPr>
            <w:noProof/>
            <w:webHidden/>
          </w:rPr>
          <w:tab/>
          <w:t>50</w:t>
        </w:r>
      </w:hyperlink>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0" w:name="_Toc437428895"/>
      <w:r>
        <w:lastRenderedPageBreak/>
        <w:t>Bevezető</w:t>
      </w:r>
      <w:bookmarkEnd w:id="0"/>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408CD6C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w:t>
      </w:r>
      <w:r w:rsidR="00185A40">
        <w:t>S</w:t>
      </w:r>
      <w:r>
        <w:t>afe is. Rengeteg csatornát szponzorálnak, akik bemutatják a termékeiket. Felkeltette az érdeklődésemet, és elgondolkodtam a beruházás lehetőségén. Sok mindennel szolgál a Simpli</w:t>
      </w:r>
      <w:r w:rsidR="00290AEF">
        <w:t>S</w:t>
      </w:r>
      <w:r>
        <w:t>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8"/>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3285DDC0"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w:t>
      </w:r>
      <w:r w:rsidR="00ED41C0">
        <w:t>hozzáadhat magának egy RFID azonosítót, majd</w:t>
      </w:r>
      <w:r w:rsidR="0092159B">
        <w:t xml:space="preserve"> a</w:t>
      </w:r>
      <w:r w:rsidR="00ED41C0">
        <w:t xml:space="preserve"> </w:t>
      </w:r>
      <w:r w:rsidR="00050024">
        <w:t xml:space="preserve">későbbiekben </w:t>
      </w:r>
      <w:r>
        <w:t xml:space="preserve">az admin (a rendszer kezelője) </w:t>
      </w:r>
      <w:r w:rsidR="00E23BBA">
        <w:t>módosíthatja</w:t>
      </w:r>
      <w:r>
        <w:t xml:space="preserve"> </w:t>
      </w:r>
      <w:r w:rsidR="00050024">
        <w:t>a felhasználók</w:t>
      </w:r>
      <w:r>
        <w:t xml:space="preserve"> RFID-</w:t>
      </w:r>
      <w:r w:rsidR="00050024">
        <w:t>já</w:t>
      </w:r>
      <w:r>
        <w:t>t, amelyekkel nyithatja a szerkezetet.</w:t>
      </w:r>
    </w:p>
    <w:p w14:paraId="1A0802B3" w14:textId="3270A665" w:rsidR="00D57497" w:rsidRDefault="00D57497" w:rsidP="003C2D3F">
      <w:pPr>
        <w:pStyle w:val="Szvegtrzs"/>
        <w:ind w:firstLine="431"/>
      </w:pPr>
      <w:r>
        <w:t xml:space="preserve">Mindezek mellett fontosnak tartottam, hogy egy kamerát is </w:t>
      </w:r>
      <w:r w:rsidR="00C666CD">
        <w:t xml:space="preserve">integráljak </w:t>
      </w:r>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4972917B" w:rsidR="00D57497" w:rsidRDefault="00D57497" w:rsidP="003C2D3F">
      <w:pPr>
        <w:pStyle w:val="Szvegtrzs"/>
      </w:pPr>
      <w:r>
        <w:t>Az Arduino Mega 2560 egy mikrovezérlő kártya, amely ATmega2560 alapú (1. ábra). 54 digitális bemeneti/kimeneti tűvel (ebből 15 használható PWM kimenetként), 16 analóg bemenettel, 4 UART-</w:t>
      </w:r>
      <w:r w:rsidR="00262B06">
        <w:t>t</w:t>
      </w:r>
      <w:r>
        <w:t xml:space="preserve">al (hardver soros port), 16 MHz-es kristályoszcillátorral, USB-csatlakozóval, tápcsatlakozóval, ICSP fejléccel, és egy reset </w:t>
      </w:r>
      <w:r w:rsidR="007674EB">
        <w:t>gombbal</w:t>
      </w:r>
      <w:r w:rsidR="007F7103">
        <w:t xml:space="preserve"> rendelkezik</w:t>
      </w:r>
      <w:r w:rsidR="0006155A">
        <w:t>.</w:t>
      </w:r>
      <w:r>
        <w:t xml:space="preserve"> </w:t>
      </w:r>
      <w:r w:rsidR="007F7103">
        <w:t>A mikrokontroller támogatásához minden szükséges dolgot tartalmaz</w:t>
      </w:r>
      <w:r w:rsidR="00CD7133">
        <w:t xml:space="preserve"> a </w:t>
      </w:r>
      <w:r w:rsidR="001C3F2F">
        <w:t>B</w:t>
      </w:r>
      <w:r w:rsidR="00CD7133">
        <w:t>oard</w:t>
      </w:r>
      <w:r w:rsidR="007F7103">
        <w:t xml:space="preserve">, egyszerűen csak csatlakoztatni kell egy számítógéphez egy USB kábellel, vagy árammal kell ellátni egy AC-DC adapterrel vagy akkumulátorral. </w:t>
      </w:r>
      <w:r>
        <w:t>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r w:rsidR="0006155A">
        <w:t xml:space="preserve"> </w:t>
      </w:r>
      <w:r w:rsidR="0006155A">
        <w:fldChar w:fldCharType="begin"/>
      </w:r>
      <w:r w:rsidR="0006155A">
        <w:instrText xml:space="preserve"> REF _Ref87368367 \r \h </w:instrText>
      </w:r>
      <w:r w:rsidR="0006155A">
        <w:fldChar w:fldCharType="separate"/>
      </w:r>
      <w:r w:rsidR="0006155A">
        <w:t>[1]</w:t>
      </w:r>
      <w:r w:rsidR="0006155A">
        <w:fldChar w:fldCharType="end"/>
      </w:r>
      <w:r>
        <w:t>.</w:t>
      </w:r>
    </w:p>
    <w:p w14:paraId="0F6702F9" w14:textId="0480867F" w:rsidR="00D57497" w:rsidRPr="00CD7133" w:rsidRDefault="00D57497" w:rsidP="00E903CD">
      <w:pPr>
        <w:pStyle w:val="Szvegtrzs"/>
        <w:ind w:firstLine="0"/>
        <w:jc w:val="cente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CD7133">
        <w:t>1.ábra: Arduino Mega 2560 R3 mikrovezérlő kártya</w:t>
      </w:r>
      <w:r w:rsidR="00C327F3">
        <w:t xml:space="preserve"> </w:t>
      </w:r>
      <w:r w:rsidR="00C327F3">
        <w:fldChar w:fldCharType="begin"/>
      </w:r>
      <w:r w:rsidR="00C327F3">
        <w:instrText xml:space="preserve"> REF _Ref87368367 \r \h </w:instrText>
      </w:r>
      <w:r w:rsidR="00C327F3">
        <w:fldChar w:fldCharType="separate"/>
      </w:r>
      <w:r w:rsidR="00C327F3">
        <w:t>[1]</w:t>
      </w:r>
      <w:r w:rsidR="00C327F3">
        <w:fldChar w:fldCharType="end"/>
      </w:r>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r w:rsidR="005A1BCD">
        <w:t xml:space="preserve"> </w:t>
      </w:r>
      <w:r w:rsidR="005A1BCD">
        <w:fldChar w:fldCharType="begin"/>
      </w:r>
      <w:r w:rsidR="005A1BCD">
        <w:instrText xml:space="preserve"> REF _Ref87368367 \r \h </w:instrText>
      </w:r>
      <w:r w:rsidR="005A1BCD">
        <w:fldChar w:fldCharType="separate"/>
      </w:r>
      <w:r w:rsidR="005A1BCD">
        <w:t>[1]</w:t>
      </w:r>
      <w:r w:rsidR="005A1BCD">
        <w:fldChar w:fldCharType="end"/>
      </w:r>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33F77142"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CD7133">
        <w:rPr>
          <w:rFonts w:ascii="Consolas" w:hAnsi="Consolas"/>
          <w:sz w:val="22"/>
          <w:szCs w:val="22"/>
        </w:rPr>
        <w:t>pinMode()</w:t>
      </w:r>
      <w:r>
        <w:t xml:space="preserve">, a </w:t>
      </w:r>
      <w:r w:rsidRPr="00CD7133">
        <w:rPr>
          <w:rFonts w:ascii="Consolas" w:hAnsi="Consolas"/>
          <w:sz w:val="22"/>
          <w:szCs w:val="22"/>
        </w:rPr>
        <w:t>DigitalWrite()</w:t>
      </w:r>
      <w:r>
        <w:t xml:space="preserve"> és a </w:t>
      </w:r>
      <w:r w:rsidRPr="00CD7133">
        <w:rPr>
          <w:rFonts w:ascii="Consolas" w:hAnsi="Consolas"/>
          <w:sz w:val="22"/>
          <w:szCs w:val="22"/>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36C0B370" w:rsidR="00D57497" w:rsidRDefault="00D57497" w:rsidP="003C2D3F">
      <w:pPr>
        <w:pStyle w:val="Szvegtrzs"/>
        <w:numPr>
          <w:ilvl w:val="0"/>
          <w:numId w:val="20"/>
        </w:numPr>
        <w:ind w:left="567"/>
      </w:pPr>
      <w:r>
        <w:t xml:space="preserve">PWM: 2-13 és 44-46. 8 bites PWM kimenetet az </w:t>
      </w:r>
      <w:r w:rsidRPr="00CD7133">
        <w:rPr>
          <w:rFonts w:ascii="Consolas" w:hAnsi="Consolas"/>
          <w:sz w:val="22"/>
          <w:szCs w:val="22"/>
        </w:rPr>
        <w:t>analogWrite()</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2B748883" w:rsidR="00D57497" w:rsidRDefault="00D57497" w:rsidP="003C2D3F">
      <w:pPr>
        <w:pStyle w:val="Szvegtrzs"/>
        <w:numPr>
          <w:ilvl w:val="0"/>
          <w:numId w:val="20"/>
        </w:numPr>
        <w:ind w:left="567"/>
      </w:pPr>
      <w:r>
        <w:t>TWI: 20 (SDA) és 21 (SCL). Támoga</w:t>
      </w:r>
      <w:r w:rsidR="00DF5020">
        <w:t>tj</w:t>
      </w:r>
      <w:r>
        <w:t>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2B2B4C45" w:rsidR="00D57497" w:rsidRDefault="00D57497" w:rsidP="003C2D3F">
      <w:pPr>
        <w:pStyle w:val="Szvegtrzs"/>
      </w:pPr>
      <w:r>
        <w:t>A soros perifériás interfész (SPI) egy szinkron soros adatprotokoll, amelyet a mikrokontrollerek használnak egy vagy több perifériás eszközzel rövid távú kommunikációhoz</w:t>
      </w:r>
      <w:r w:rsidR="00DF0AA5">
        <w:t xml:space="preserve"> </w:t>
      </w:r>
      <w:r w:rsidR="00DF0AA5">
        <w:fldChar w:fldCharType="begin"/>
      </w:r>
      <w:r w:rsidR="00DF0AA5">
        <w:instrText xml:space="preserve"> REF _Ref87372652 \r \h </w:instrText>
      </w:r>
      <w:r w:rsidR="00DF0AA5">
        <w:fldChar w:fldCharType="separate"/>
      </w:r>
      <w:r w:rsidR="00DF0AA5">
        <w:t>[16]</w:t>
      </w:r>
      <w:r w:rsidR="00DF0AA5">
        <w:fldChar w:fldCharType="end"/>
      </w:r>
      <w:r>
        <w:t>.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r w:rsidR="00276D87">
        <w:rPr>
          <w:noProof/>
        </w:rPr>
        <w:t xml:space="preserve"> </w:t>
      </w:r>
      <w:r w:rsidR="00276D87">
        <w:rPr>
          <w:noProof/>
        </w:rPr>
        <w:fldChar w:fldCharType="begin"/>
      </w:r>
      <w:r w:rsidR="00276D87">
        <w:rPr>
          <w:noProof/>
        </w:rPr>
        <w:instrText xml:space="preserve"> REF _Ref87369468 \r \h </w:instrText>
      </w:r>
      <w:r w:rsidR="00276D87">
        <w:rPr>
          <w:noProof/>
        </w:rPr>
      </w:r>
      <w:r w:rsidR="00276D87">
        <w:rPr>
          <w:noProof/>
        </w:rPr>
        <w:fldChar w:fldCharType="separate"/>
      </w:r>
      <w:r w:rsidR="00276D87">
        <w:rPr>
          <w:noProof/>
        </w:rPr>
        <w:t>[2]</w:t>
      </w:r>
      <w:r w:rsidR="00276D87">
        <w:rPr>
          <w:noProof/>
        </w:rPr>
        <w:fldChar w:fldCharType="end"/>
      </w:r>
      <w:r w:rsidRPr="000F5EBC">
        <w:rPr>
          <w:noProof/>
        </w:rPr>
        <w:t>.</w:t>
      </w:r>
    </w:p>
    <w:p w14:paraId="17715672" w14:textId="79C94274"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r w:rsidR="00B26D20">
        <w:rPr>
          <w:noProof/>
        </w:rPr>
        <w:t xml:space="preserve"> </w:t>
      </w:r>
      <w:r w:rsidR="00B26D20">
        <w:rPr>
          <w:noProof/>
        </w:rPr>
        <w:fldChar w:fldCharType="begin"/>
      </w:r>
      <w:r w:rsidR="00B26D20">
        <w:rPr>
          <w:noProof/>
        </w:rPr>
        <w:instrText xml:space="preserve"> REF _Ref87715861 \r \h </w:instrText>
      </w:r>
      <w:r w:rsidR="00B26D20">
        <w:rPr>
          <w:noProof/>
        </w:rPr>
      </w:r>
      <w:r w:rsidR="00B26D20">
        <w:rPr>
          <w:noProof/>
        </w:rPr>
        <w:fldChar w:fldCharType="separate"/>
      </w:r>
      <w:r w:rsidR="00B26D20">
        <w:rPr>
          <w:noProof/>
        </w:rPr>
        <w:t>[3]</w:t>
      </w:r>
      <w:r w:rsidR="00B26D20">
        <w:rPr>
          <w:noProof/>
        </w:rPr>
        <w:fldChar w:fldCharType="end"/>
      </w:r>
    </w:p>
    <w:p w14:paraId="30269E55" w14:textId="77777777" w:rsidR="00584FE1" w:rsidRDefault="00584FE1" w:rsidP="003C2D3F">
      <w:pPr>
        <w:pStyle w:val="Szvegtrzs"/>
        <w:ind w:firstLine="0"/>
        <w:rPr>
          <w:noProof/>
        </w:rPr>
      </w:pPr>
    </w:p>
    <w:p w14:paraId="720E1A12" w14:textId="19B0ADF3" w:rsidR="00D57497" w:rsidRDefault="00D57497" w:rsidP="003C2D3F">
      <w:pPr>
        <w:pStyle w:val="Szvegtrzs"/>
        <w:rPr>
          <w:noProof/>
        </w:rPr>
      </w:pPr>
      <w:r>
        <w:rPr>
          <w:noProof/>
        </w:rPr>
        <w:t>Az alaplapot az Espressif ESP32-S SoC, egy nagy teljesítményű, programozható MCU hajtja, WIFI-vel és Bluetooth-</w:t>
      </w:r>
      <w:r w:rsidR="00720452">
        <w:rPr>
          <w:noProof/>
        </w:rPr>
        <w:t>szal</w:t>
      </w:r>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r w:rsidR="00B26D20">
        <w:rPr>
          <w:noProof/>
        </w:rPr>
        <w:t xml:space="preserve"> </w:t>
      </w:r>
      <w:r w:rsidR="00B26D20">
        <w:rPr>
          <w:noProof/>
        </w:rPr>
        <w:fldChar w:fldCharType="begin"/>
      </w:r>
      <w:r w:rsidR="00B26D20">
        <w:rPr>
          <w:noProof/>
        </w:rPr>
        <w:instrText xml:space="preserve"> REF _Ref87369856 \r \h </w:instrText>
      </w:r>
      <w:r w:rsidR="00B26D20">
        <w:rPr>
          <w:noProof/>
        </w:rPr>
      </w:r>
      <w:r w:rsidR="00B26D20">
        <w:rPr>
          <w:noProof/>
        </w:rPr>
        <w:fldChar w:fldCharType="separate"/>
      </w:r>
      <w:r w:rsidR="00B26D20">
        <w:rPr>
          <w:noProof/>
        </w:rPr>
        <w:t>[4]</w:t>
      </w:r>
      <w:r w:rsidR="00B26D20">
        <w:rPr>
          <w:noProof/>
        </w:rPr>
        <w:fldChar w:fldCharType="end"/>
      </w:r>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372585F0" w:rsidR="00D57497" w:rsidRDefault="00D57497" w:rsidP="003C2D3F">
      <w:pPr>
        <w:pStyle w:val="Szvegtrzs"/>
        <w:ind w:firstLine="0"/>
        <w:rPr>
          <w:noProof/>
        </w:rPr>
      </w:pPr>
      <w:r>
        <w:rPr>
          <w:noProof/>
        </w:rPr>
        <w:t>Az ESP32-CAM általános tulajdonságai</w:t>
      </w:r>
      <w:r w:rsidR="00B26D20">
        <w:rPr>
          <w:noProof/>
        </w:rPr>
        <w:t xml:space="preserve"> </w:t>
      </w:r>
      <w:r w:rsidR="00B26D20">
        <w:rPr>
          <w:noProof/>
        </w:rPr>
        <w:fldChar w:fldCharType="begin"/>
      </w:r>
      <w:r w:rsidR="00B26D20">
        <w:rPr>
          <w:noProof/>
        </w:rPr>
        <w:instrText xml:space="preserve"> REF _Ref87369876 \r \h </w:instrText>
      </w:r>
      <w:r w:rsidR="00B26D20">
        <w:rPr>
          <w:noProof/>
        </w:rPr>
      </w:r>
      <w:r w:rsidR="00B26D20">
        <w:rPr>
          <w:noProof/>
        </w:rPr>
        <w:fldChar w:fldCharType="separate"/>
      </w:r>
      <w:r w:rsidR="00B26D20">
        <w:rPr>
          <w:noProof/>
        </w:rPr>
        <w:t>[5]</w:t>
      </w:r>
      <w:r w:rsidR="00B26D20">
        <w:rPr>
          <w:noProof/>
        </w:rPr>
        <w:fldChar w:fldCharType="end"/>
      </w:r>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2A0E0A16" w:rsidR="00D57497" w:rsidRDefault="00D57497" w:rsidP="003C2D3F">
      <w:pPr>
        <w:pStyle w:val="Szvegtrzs"/>
      </w:pPr>
      <w:r>
        <w:t>Az Arduino Ethernet Shield R3 lehetővé teszi, hogy az Arduino eszköz csatlakozzon az internethez</w:t>
      </w:r>
      <w:r w:rsidR="00BA7024">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r w:rsidR="00BA7024">
        <w:fldChar w:fldCharType="begin"/>
      </w:r>
      <w:r w:rsidR="00BA7024">
        <w:instrText xml:space="preserve"> REF _Ref87370745 \r \h </w:instrText>
      </w:r>
      <w:r w:rsidR="00B62B2C">
        <w:fldChar w:fldCharType="separate"/>
      </w:r>
      <w:r w:rsidR="00BA7024">
        <w:fldChar w:fldCharType="end"/>
      </w:r>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r w:rsidR="00BA7024">
        <w:t xml:space="preserve"> (3. ábra)</w:t>
      </w:r>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D65B120"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3"/>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r w:rsidR="002C2F30">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77A5BA6A" w:rsidR="00D57497" w:rsidRDefault="00D57497" w:rsidP="003C2D3F">
      <w:pPr>
        <w:pStyle w:val="Szvegtrzs"/>
        <w:rPr>
          <w:noProof/>
        </w:rPr>
      </w:pPr>
      <w:r w:rsidRPr="00B87A3A">
        <w:rPr>
          <w:noProof/>
        </w:rPr>
        <w:t>A Mega-n az 53-as hardveres SS-tű nem használható sem a W5100, sem az SD</w:t>
      </w:r>
      <w:r w:rsidR="00BE0980">
        <w:rPr>
          <w:noProof/>
        </w:rPr>
        <w:t xml:space="preserve"> </w:t>
      </w:r>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47067028" w:rsidR="00D57497" w:rsidRDefault="00D57497" w:rsidP="003C2D3F">
      <w:pPr>
        <w:pStyle w:val="Szvegtrzs"/>
      </w:pPr>
      <w:r>
        <w:t>A HC-SR501 PIR mozgásérzékelő</w:t>
      </w:r>
      <w:r w:rsidR="00043F54">
        <w:t xml:space="preserve"> </w:t>
      </w:r>
      <w:r>
        <w:t>modul lehetővé teszi a mozgás érzékelését (4. ábra). Szinte mindig arra használják, hogy érzékeljék az emberi test mozgását az érzékelő hatótávolságán belü</w:t>
      </w:r>
      <w:r w:rsidR="00733D03">
        <w:t>l.</w:t>
      </w:r>
    </w:p>
    <w:p w14:paraId="7FDF6538" w14:textId="15141273"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383B0B5B" w14:textId="77777777" w:rsidR="00D57497" w:rsidRDefault="00D57497" w:rsidP="003C2D3F">
      <w:pPr>
        <w:pStyle w:val="Szvegtrzs"/>
        <w:ind w:firstLine="0"/>
      </w:pPr>
    </w:p>
    <w:p w14:paraId="4C2F7F32" w14:textId="6519105F" w:rsidR="00D57497" w:rsidRDefault="00D57497" w:rsidP="003C2D3F">
      <w:pPr>
        <w:pStyle w:val="Szvegtrzs"/>
        <w:ind w:firstLine="426"/>
      </w:pPr>
      <w:r w:rsidRPr="00A51736">
        <w:t>A PIR érzékelőt kifejezetten az infravörös sugárzás érzékelésére tervezték. Alapvetően két fő részből áll: egy piroelektromos érzékelőből és egy speciális, Fresnel lencséből, amely az infravörös jeleket a piroelektromos érzékelőre fókuszálja</w:t>
      </w:r>
      <w:r w:rsidR="00085173">
        <w:t xml:space="preserve"> </w:t>
      </w:r>
      <w:r w:rsidR="00085173">
        <w:fldChar w:fldCharType="begin"/>
      </w:r>
      <w:r w:rsidR="00085173">
        <w:instrText xml:space="preserve"> REF _Ref87370871 \r \h </w:instrText>
      </w:r>
      <w:r w:rsidR="00085173">
        <w:fldChar w:fldCharType="separate"/>
      </w:r>
      <w:r w:rsidR="00085173">
        <w:t>[7]</w:t>
      </w:r>
      <w:r w:rsidR="00085173">
        <w:fldChar w:fldCharType="end"/>
      </w:r>
      <w:r w:rsidRPr="00A51736">
        <w:t>.</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504E8B64" w:rsidR="00D57497" w:rsidRDefault="00D57497" w:rsidP="003C2D3F">
      <w:pPr>
        <w:pStyle w:val="Szvegtrzs"/>
        <w:ind w:firstLine="0"/>
        <w:jc w:val="center"/>
      </w:pPr>
      <w:r>
        <w:t>5.ábra:</w:t>
      </w:r>
      <w:r w:rsidR="000B2B56">
        <w:t xml:space="preserve"> </w:t>
      </w:r>
      <w:r>
        <w:t>PIR mozgásérzékelő szenzor</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12BE5657"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r w:rsidR="00EC68AB">
        <w:t xml:space="preserve">PHP </w:t>
      </w:r>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2C27E926"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9">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r w:rsidR="00B26D20">
        <w:t xml:space="preserve"> </w:t>
      </w:r>
      <w:r w:rsidR="00B26D20">
        <w:fldChar w:fldCharType="begin"/>
      </w:r>
      <w:r w:rsidR="00B26D20">
        <w:instrText xml:space="preserve"> REF _Ref87371207 \r \h </w:instrText>
      </w:r>
      <w:r w:rsidR="00B26D20">
        <w:fldChar w:fldCharType="separate"/>
      </w:r>
      <w:r w:rsidR="00B26D20">
        <w:t>[8]</w:t>
      </w:r>
      <w:r w:rsidR="00B26D20">
        <w:fldChar w:fldCharType="end"/>
      </w:r>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r w:rsidR="009E0E57">
        <w:t xml:space="preserve"> (6. ábra)</w:t>
      </w:r>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CD7133">
        <w:rPr>
          <w:rFonts w:ascii="Consolas" w:hAnsi="Consolas"/>
          <w:sz w:val="22"/>
          <w:szCs w:val="22"/>
        </w:rPr>
        <w:t>.ino</w:t>
      </w:r>
      <w:r w:rsidRPr="00CD7133">
        <w:rPr>
          <w:sz w:val="22"/>
          <w:szCs w:val="22"/>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2724A68D" w:rsidR="00D57497" w:rsidRDefault="00D57497" w:rsidP="003C2D3F">
      <w:pPr>
        <w:pStyle w:val="Szvegtrzs"/>
      </w:pPr>
      <w:r w:rsidRPr="00E12F90">
        <w:t>A PHP (rekurzív rövidítése a PHP-nek: Hypertext Preprocessor) egy széles körben használt</w:t>
      </w:r>
      <w:r w:rsidR="00CB6136">
        <w:t>,</w:t>
      </w:r>
      <w:r w:rsidRPr="00E12F90">
        <w:t xml:space="preserve"> nyílt forráskódú</w:t>
      </w:r>
      <w:r w:rsidR="00CB6136">
        <w:t>,</w:t>
      </w:r>
      <w:r w:rsidRPr="00E12F90">
        <w:t xml:space="preserve"> általános célú szkriptnyelv</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r w:rsidR="00CB6136">
        <w:t>.</w:t>
      </w:r>
      <w:r w:rsidRPr="00E12F90">
        <w:t xml:space="preserve"> </w:t>
      </w:r>
      <w:r w:rsidR="00CB6136">
        <w:t>K</w:t>
      </w:r>
      <w:r w:rsidRPr="00E12F90">
        <w:t>ülönösen alkalmas webfejlesztésre, és beágyazható HTML-be</w:t>
      </w:r>
      <w:r>
        <w:t xml:space="preserve"> (7. ábra)</w:t>
      </w:r>
      <w:r w:rsidRPr="00E12F90">
        <w:t>.</w:t>
      </w:r>
      <w:r>
        <w:t xml:space="preserve"> </w:t>
      </w:r>
    </w:p>
    <w:p w14:paraId="3A0C8B66" w14:textId="44163BB9"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 xml:space="preserve">7.ábra: </w:t>
      </w:r>
      <w:r w:rsidR="00721E78">
        <w:t xml:space="preserve">PHP </w:t>
      </w:r>
      <w:r>
        <w:t>példa</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p>
    <w:p w14:paraId="0E4CAC89" w14:textId="77777777" w:rsidR="00D57497" w:rsidRDefault="00D57497" w:rsidP="003C2D3F">
      <w:pPr>
        <w:pStyle w:val="Szvegtrzs"/>
        <w:ind w:firstLine="0"/>
      </w:pPr>
    </w:p>
    <w:p w14:paraId="2E83CD80" w14:textId="3769DF68"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r w:rsidR="00CB6136">
        <w:t>„</w:t>
      </w:r>
      <w:r w:rsidRPr="005C5404">
        <w:t>valamit</w:t>
      </w:r>
      <w:r w:rsidR="00CB6136">
        <w:t>”</w:t>
      </w:r>
      <w:r w:rsidRPr="005C5404">
        <w:t xml:space="preserve"> tesz (ebben az esetben a </w:t>
      </w:r>
      <w:r w:rsidR="00CB6136">
        <w:t>„</w:t>
      </w:r>
      <w:r>
        <w:t>Hi</w:t>
      </w:r>
      <w:r w:rsidRPr="005C5404">
        <w:t>,</w:t>
      </w:r>
      <w:r>
        <w:t xml:space="preserve"> I’m a PHP script</w:t>
      </w:r>
      <w:r w:rsidRPr="005C5404">
        <w:t>!</w:t>
      </w:r>
      <w:r w:rsidR="00CB6136">
        <w:t>”</w:t>
      </w:r>
      <w:r w:rsidRPr="005C5404">
        <w:t xml:space="preserve"> Kimenet). A PHP kódot speciális kezdő és befejező feldolgozási utasítások &lt;?</w:t>
      </w:r>
      <w:r w:rsidR="00721E78">
        <w:t>PHP</w:t>
      </w:r>
      <w:r w:rsidR="00721E78" w:rsidRPr="005C5404">
        <w:t xml:space="preserve"> </w:t>
      </w:r>
      <w:r w:rsidRPr="005C5404">
        <w:t xml:space="preserve">és?&gt; </w:t>
      </w:r>
      <w:r>
        <w:t>t</w:t>
      </w:r>
      <w:r w:rsidRPr="005C5404">
        <w:t xml:space="preserve">artalmazzák, amelyek lehetővé teszik a </w:t>
      </w:r>
      <w:r w:rsidR="00CB6136">
        <w:t>„</w:t>
      </w:r>
      <w:r w:rsidRPr="005C5404">
        <w:t>PHP mód</w:t>
      </w:r>
      <w:r w:rsidR="00CB6136">
        <w:t>”</w:t>
      </w:r>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524E994F" w:rsidR="00D57497" w:rsidRDefault="00D57497" w:rsidP="003C2D3F">
      <w:pPr>
        <w:pStyle w:val="Szvegtrzs"/>
      </w:pPr>
      <w:r>
        <w:t xml:space="preserve">Telepítéshez először is le kell tölteni a </w:t>
      </w:r>
      <w:r w:rsidR="00721E78">
        <w:t>PHP</w:t>
      </w:r>
      <w:r>
        <w:t xml:space="preserve">-t a </w:t>
      </w:r>
      <w:r w:rsidR="008206D0">
        <w:t xml:space="preserve">PHP </w:t>
      </w:r>
      <w:r>
        <w:t xml:space="preserve">főoldaláról. Az én operációs rendszerem 64-bites, ezért én a legújabb verziójú </w:t>
      </w:r>
      <w:r w:rsidRPr="00CD7133">
        <w:rPr>
          <w:rFonts w:ascii="Consolas" w:hAnsi="Consolas"/>
          <w:sz w:val="22"/>
          <w:szCs w:val="22"/>
        </w:rPr>
        <w:t>.zip</w:t>
      </w:r>
      <w:r w:rsidRPr="00CD7133">
        <w:rPr>
          <w:sz w:val="22"/>
          <w:szCs w:val="22"/>
        </w:rPr>
        <w:t xml:space="preserve"> </w:t>
      </w:r>
      <w:r>
        <w:t xml:space="preserve">fájlt töltöttem le. Ezt az egyszerűség kedvéért kicsomagoltam a </w:t>
      </w:r>
      <w:r w:rsidRPr="00CD7133">
        <w:rPr>
          <w:rFonts w:ascii="Consolas" w:hAnsi="Consolas"/>
          <w:sz w:val="22"/>
          <w:szCs w:val="22"/>
        </w:rPr>
        <w:t>C:\php</w:t>
      </w:r>
      <w:r>
        <w:t xml:space="preserve"> mappába. Ezután módosítanom kellett a rendszer környezeti változóit az alábbi módon (8. ábra)</w:t>
      </w:r>
      <w:r w:rsidR="00220ACA">
        <w:t xml:space="preserve"> </w:t>
      </w:r>
      <w:r w:rsidR="00220ACA">
        <w:fldChar w:fldCharType="begin"/>
      </w:r>
      <w:r w:rsidR="00220ACA">
        <w:instrText xml:space="preserve"> REF _Ref87371413 \r \h </w:instrText>
      </w:r>
      <w:r w:rsidR="00220ACA">
        <w:fldChar w:fldCharType="separate"/>
      </w:r>
      <w:r w:rsidR="00220ACA">
        <w:t>[9]</w:t>
      </w:r>
      <w:r w:rsidR="00220ACA">
        <w:fldChar w:fldCharType="end"/>
      </w:r>
      <w:r>
        <w:t>:</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2">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349F8831" w:rsidR="00D57497" w:rsidRDefault="00D57497" w:rsidP="003C2D3F">
      <w:pPr>
        <w:pStyle w:val="Szvegtrzs"/>
        <w:ind w:firstLine="0"/>
      </w:pPr>
      <w:r>
        <w:lastRenderedPageBreak/>
        <w:t xml:space="preserve">Erre azért volt szükség, hogy definiáljam a </w:t>
      </w:r>
      <w:r w:rsidRPr="00CD7133">
        <w:rPr>
          <w:rFonts w:ascii="Consolas" w:hAnsi="Consolas"/>
          <w:sz w:val="22"/>
          <w:szCs w:val="22"/>
        </w:rPr>
        <w:t>root directory</w:t>
      </w:r>
      <w:r>
        <w:t xml:space="preserve">-t a Windows számára, hogy melyik mappában helyezkedik el a </w:t>
      </w:r>
      <w:r w:rsidR="00721E78">
        <w:t>PHP</w:t>
      </w:r>
      <w:r>
        <w:t>-m. Ellenőrzésképp, hogy jól adtuk meg a rendszerváltozót, megnyitva a terminált, lefuttattam az alábbi parancsot:</w:t>
      </w:r>
    </w:p>
    <w:p w14:paraId="0D8CFED5" w14:textId="4440FDBD" w:rsidR="00D57497" w:rsidRPr="008C67EC"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rFonts w:ascii="Consolas" w:hAnsi="Consolas"/>
          <w:color w:val="000000" w:themeColor="text1"/>
          <w:sz w:val="22"/>
          <w:szCs w:val="22"/>
          <w:rPrChange w:id="1" w:author="Balázs Dán" w:date="2021-11-14T22:46:00Z">
            <w:rPr>
              <w:color w:val="000000" w:themeColor="text1"/>
            </w:rPr>
          </w:rPrChange>
        </w:rPr>
      </w:pPr>
      <w:r w:rsidRPr="008C67EC">
        <w:rPr>
          <w:rFonts w:ascii="Consolas" w:hAnsi="Consolas"/>
          <w:color w:val="000000" w:themeColor="text1"/>
          <w:sz w:val="22"/>
          <w:szCs w:val="22"/>
          <w:rPrChange w:id="2" w:author="Balázs Dán" w:date="2021-11-14T22:46:00Z">
            <w:rPr>
              <w:color w:val="000000" w:themeColor="text1"/>
            </w:rPr>
          </w:rPrChange>
        </w:rPr>
        <w:t>echo %PATH%</w:t>
      </w:r>
    </w:p>
    <w:p w14:paraId="7518EC92" w14:textId="67388602" w:rsidR="00D57497" w:rsidRDefault="00D57497" w:rsidP="003C2D3F">
      <w:pPr>
        <w:pStyle w:val="Szvegtrzs"/>
        <w:ind w:firstLine="0"/>
      </w:pPr>
      <w:r>
        <w:t xml:space="preserve">Ezzel </w:t>
      </w:r>
      <w:r w:rsidR="005210D8">
        <w:t xml:space="preserve">kiírattam </w:t>
      </w:r>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8C67EC"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rFonts w:ascii="Consolas" w:hAnsi="Consolas"/>
          <w:color w:val="000000" w:themeColor="text1"/>
          <w:sz w:val="22"/>
          <w:szCs w:val="22"/>
          <w:rPrChange w:id="3" w:author="Balázs Dán" w:date="2021-11-14T22:46:00Z">
            <w:rPr>
              <w:color w:val="000000" w:themeColor="text1"/>
            </w:rPr>
          </w:rPrChange>
        </w:rPr>
      </w:pPr>
      <w:r w:rsidRPr="008C67EC">
        <w:rPr>
          <w:rFonts w:ascii="Consolas" w:hAnsi="Consolas"/>
          <w:color w:val="000000" w:themeColor="text1"/>
          <w:sz w:val="22"/>
          <w:szCs w:val="22"/>
          <w:rPrChange w:id="4" w:author="Balázs Dán" w:date="2021-11-14T22:46:00Z">
            <w:rPr>
              <w:color w:val="000000" w:themeColor="text1"/>
            </w:rPr>
          </w:rPrChange>
        </w:rPr>
        <w:t>php -v</w:t>
      </w:r>
    </w:p>
    <w:p w14:paraId="4AACF0A2" w14:textId="2399551D" w:rsidR="00D57497" w:rsidRDefault="00D57497" w:rsidP="003C2D3F">
      <w:pPr>
        <w:pStyle w:val="Szvegtrzs"/>
        <w:ind w:firstLine="0"/>
      </w:pPr>
      <w:r>
        <w:t>Mivel a terminál ki</w:t>
      </w:r>
      <w:r w:rsidR="005210D8">
        <w:t>í</w:t>
      </w:r>
      <w:r>
        <w:t xml:space="preserve">ratott egy verziószámot és arra vonatkozó egyéb információkat, megbizonyosodtam róla, hogy megfelelően telepítettem fel a </w:t>
      </w:r>
      <w:r w:rsidR="00721E78">
        <w:t>PHP</w:t>
      </w:r>
      <w:r>
        <w:t>-t.</w:t>
      </w:r>
    </w:p>
    <w:p w14:paraId="67985363" w14:textId="70CA721C" w:rsidR="00D57497" w:rsidRDefault="00D57497" w:rsidP="003C2D3F">
      <w:pPr>
        <w:pStyle w:val="Szvegtrzs"/>
        <w:ind w:firstLine="426"/>
      </w:pPr>
      <w:r>
        <w:t xml:space="preserve">Szakdolgozatom írása alatt az összes </w:t>
      </w:r>
      <w:r w:rsidR="00721E78">
        <w:t xml:space="preserve">PHP </w:t>
      </w:r>
      <w:r>
        <w:t xml:space="preserve">backend fájlt </w:t>
      </w:r>
      <w:r w:rsidR="008816CB">
        <w:t xml:space="preserve">– </w:t>
      </w:r>
      <w:r>
        <w:t xml:space="preserve">későbbiekben a frontend </w:t>
      </w:r>
      <w:r w:rsidR="00D53998">
        <w:t>HTTP</w:t>
      </w:r>
      <w:r w:rsidR="00D53998">
        <w:t xml:space="preserve"> </w:t>
      </w:r>
      <w:r>
        <w:t xml:space="preserve">kéréseket is- a Postman alkalmazással teszteltem le. </w:t>
      </w:r>
      <w:r w:rsidRPr="00CA591E">
        <w:t>A Postman egy API tesztelésre használt alkalmazás</w:t>
      </w:r>
      <w:r w:rsidR="00B26D20">
        <w:t xml:space="preserve"> </w:t>
      </w:r>
      <w:r w:rsidR="00B26D20">
        <w:fldChar w:fldCharType="begin"/>
      </w:r>
      <w:r w:rsidR="00B26D20">
        <w:instrText xml:space="preserve"> REF _Ref87371555 \r \h </w:instrText>
      </w:r>
      <w:r w:rsidR="00B26D20">
        <w:fldChar w:fldCharType="separate"/>
      </w:r>
      <w:r w:rsidR="00B26D20">
        <w:t>[10]</w:t>
      </w:r>
      <w:r w:rsidR="00B26D20">
        <w:fldChar w:fldCharType="end"/>
      </w:r>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065EEAF8" w:rsidR="00D57497" w:rsidRDefault="00D57497" w:rsidP="003C2D3F">
      <w:pPr>
        <w:pStyle w:val="Szvegtrzs"/>
      </w:pPr>
      <w:r w:rsidRPr="00931325">
        <w:t xml:space="preserve">Az XAMPP </w:t>
      </w:r>
      <w:r w:rsidR="002C6B5C">
        <w:t>egy</w:t>
      </w:r>
      <w:r w:rsidRPr="00931325">
        <w:t xml:space="preserve"> széles körben használt platformok közötti webszerver, amely segít a fejlesztőknek programjaik helyi webszerveren történő létrehozásában és tesztelésében</w:t>
      </w:r>
      <w:r w:rsidR="00B26D20">
        <w:t xml:space="preserve"> </w:t>
      </w:r>
      <w:r w:rsidR="00B26D20">
        <w:fldChar w:fldCharType="begin"/>
      </w:r>
      <w:r w:rsidR="00B26D20">
        <w:instrText xml:space="preserve"> REF _Ref87371646 \r \h </w:instrText>
      </w:r>
      <w:r w:rsidR="00B26D20">
        <w:fldChar w:fldCharType="separate"/>
      </w:r>
      <w:r w:rsidR="00B26D20">
        <w:t>[11]</w:t>
      </w:r>
      <w:r w:rsidR="00B26D20">
        <w:fldChar w:fldCharType="end"/>
      </w:r>
      <w:r w:rsidRPr="00931325">
        <w:t xml:space="preserve">. Az Apache Friends fejlesztette ki, és natív forráskódját </w:t>
      </w:r>
      <w:r w:rsidR="002C6B5C">
        <w:t>bárki</w:t>
      </w:r>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3">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2C82A671"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r w:rsidR="004A00E0">
        <w:t xml:space="preserve"> </w:t>
      </w:r>
      <w:r w:rsidR="004A00E0">
        <w:fldChar w:fldCharType="begin"/>
      </w:r>
      <w:r w:rsidR="004A00E0">
        <w:instrText xml:space="preserve"> REF _Ref87371750 \r \h </w:instrText>
      </w:r>
      <w:r w:rsidR="004A00E0">
        <w:fldChar w:fldCharType="separate"/>
      </w:r>
      <w:r w:rsidR="004A00E0">
        <w:t>[12]</w:t>
      </w:r>
      <w:r w:rsidR="004A00E0">
        <w:fldChar w:fldCharType="end"/>
      </w:r>
      <w:r>
        <w:t>. Valósághűen ábrázolja az elektronikus alkatrészeket, és intuitív megközelítést alkalmaz, hogy a komplex technológiát nem technológiával foglalkozó szakemberek is felhasználhassák (alacsony belépési korlátot teremtve) Támogatja a</w:t>
      </w:r>
      <w:r w:rsidR="007C2294">
        <w:t xml:space="preserve"> </w:t>
      </w:r>
      <w:r>
        <w:t>készítőket (dizájnerek, művészek, hallgatók, barkácsolók) abban, hogy egy fizikai prototípus készítésétől egy tényleges termék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1E63E7">
        <w:rPr>
          <w:rFonts w:ascii="Consolas" w:hAnsi="Consolas"/>
          <w:sz w:val="22"/>
          <w:szCs w:val="22"/>
          <w:bdr w:val="single" w:sz="4" w:space="0" w:color="auto"/>
          <w:shd w:val="clear" w:color="auto" w:fill="E7E6E6" w:themeFill="background2"/>
          <w:rPrChange w:id="5" w:author="Balázs Dán" w:date="2021-11-14T22:46:00Z">
            <w:rPr>
              <w:bdr w:val="single" w:sz="4" w:space="0" w:color="auto"/>
              <w:shd w:val="clear" w:color="auto" w:fill="E7E6E6" w:themeFill="background2"/>
            </w:rPr>
          </w:rPrChange>
        </w:rPr>
        <w:t>site:fritzing.org „komponensnév”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4D6ABABC"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r w:rsidR="004A00E0">
        <w:t xml:space="preserve"> </w:t>
      </w:r>
      <w:r w:rsidR="004A00E0">
        <w:fldChar w:fldCharType="begin"/>
      </w:r>
      <w:r w:rsidR="004A00E0">
        <w:instrText xml:space="preserve"> REF _Ref87372183 \r \h </w:instrText>
      </w:r>
      <w:r w:rsidR="004A00E0">
        <w:fldChar w:fldCharType="separate"/>
      </w:r>
      <w:r w:rsidR="004A00E0">
        <w:t>[13]</w:t>
      </w:r>
      <w:r w:rsidR="004A00E0">
        <w:fldChar w:fldCharType="end"/>
      </w:r>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35015AF8" w:rsidR="00D57497" w:rsidRDefault="00D57497" w:rsidP="003C2D3F">
      <w:pPr>
        <w:pStyle w:val="Szvegtrzs"/>
        <w:ind w:firstLine="426"/>
      </w:pPr>
      <w:r>
        <w:t xml:space="preserve">A React Native-hez először is letöltöttem a Java JDK-t, a Node.js-t, Android Studio-t, és preferencia szerint </w:t>
      </w:r>
      <w:r w:rsidR="003721F5">
        <w:t xml:space="preserve">a </w:t>
      </w:r>
      <w:r>
        <w:t xml:space="preserve">Visual </w:t>
      </w:r>
      <w:r w:rsidR="003721F5">
        <w:t xml:space="preserve">Studio </w:t>
      </w:r>
      <w:r>
        <w:t>Code-ot, majd ezeket telepítettem. Mindenből az akkori legújabb verziót töltöttem és telepítettem fel, kivéve a JAVA JDK-ból, amiből a 15.0.2-es verziót telepítettem fel</w:t>
      </w:r>
      <w:r w:rsidR="004A00E0">
        <w:t xml:space="preserve"> </w:t>
      </w:r>
      <w:r w:rsidR="004A00E0">
        <w:fldChar w:fldCharType="begin"/>
      </w:r>
      <w:r w:rsidR="004A00E0">
        <w:instrText xml:space="preserve"> REF _Ref87372214 \r \h </w:instrText>
      </w:r>
      <w:r w:rsidR="004A00E0">
        <w:fldChar w:fldCharType="separate"/>
      </w:r>
      <w:r w:rsidR="004A00E0">
        <w:t>[14]</w:t>
      </w:r>
      <w:r w:rsidR="004A00E0">
        <w:fldChar w:fldCharType="end"/>
      </w:r>
      <w:r>
        <w:t>.</w:t>
      </w:r>
    </w:p>
    <w:p w14:paraId="469454E9" w14:textId="6486288F" w:rsidR="00D57497" w:rsidRDefault="00D57497" w:rsidP="003C2D3F">
      <w:pPr>
        <w:pStyle w:val="Szvegtrzs"/>
        <w:ind w:firstLine="426"/>
      </w:pPr>
      <w:r>
        <w:t xml:space="preserve">A JDK </w:t>
      </w:r>
      <w:r w:rsidR="003B150F">
        <w:t>f</w:t>
      </w:r>
      <w:r>
        <w:t>eltelepítése után módosítani kellett a környezeti változókat hasonlóképpen, mint ahogy a 3.2. PHP pontban a php</w:t>
      </w:r>
      <w:r w:rsidR="00E60AE5">
        <w:t xml:space="preserve"> mappa</w:t>
      </w:r>
      <w:r>
        <w:t xml:space="preserve">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5">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1D2A9E">
        <w:rPr>
          <w:rFonts w:ascii="Consolas" w:hAnsi="Consolas"/>
          <w:sz w:val="22"/>
          <w:szCs w:val="22"/>
          <w:bdr w:val="single" w:sz="4" w:space="0" w:color="auto"/>
          <w:shd w:val="clear" w:color="auto" w:fill="E7E6E6" w:themeFill="background2"/>
          <w:rPrChange w:id="6" w:author="Balázs Dán" w:date="2021-11-14T22:45:00Z">
            <w:rPr>
              <w:bdr w:val="single" w:sz="4" w:space="0" w:color="auto"/>
              <w:shd w:val="clear" w:color="auto" w:fill="E7E6E6" w:themeFill="background2"/>
            </w:rPr>
          </w:rPrChange>
        </w:rPr>
        <w:t>node -v</w:t>
      </w:r>
      <w:r>
        <w:t>: hogy meggyőződjek a telepítés sikerességéről</w:t>
      </w:r>
    </w:p>
    <w:p w14:paraId="1C9E33CF" w14:textId="77777777" w:rsidR="00D57497" w:rsidRDefault="00D57497" w:rsidP="003C2D3F">
      <w:pPr>
        <w:pStyle w:val="Szvegtrzs"/>
        <w:ind w:left="426" w:firstLine="0"/>
      </w:pPr>
      <w:r w:rsidRPr="001D2A9E">
        <w:rPr>
          <w:rFonts w:ascii="Consolas" w:hAnsi="Consolas"/>
          <w:sz w:val="22"/>
          <w:szCs w:val="22"/>
          <w:bdr w:val="single" w:sz="4" w:space="0" w:color="auto"/>
          <w:shd w:val="clear" w:color="auto" w:fill="E7E6E6" w:themeFill="background2"/>
          <w:rPrChange w:id="7" w:author="Balázs Dán" w:date="2021-11-14T22:45:00Z">
            <w:rPr>
              <w:bdr w:val="single" w:sz="4" w:space="0" w:color="auto"/>
              <w:shd w:val="clear" w:color="auto" w:fill="E7E6E6" w:themeFill="background2"/>
            </w:rPr>
          </w:rPrChange>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1D2A9E">
        <w:rPr>
          <w:rFonts w:ascii="Consolas" w:hAnsi="Consolas"/>
          <w:sz w:val="22"/>
          <w:szCs w:val="22"/>
          <w:bdr w:val="single" w:sz="4" w:space="0" w:color="auto"/>
          <w:shd w:val="clear" w:color="auto" w:fill="E7E6E6" w:themeFill="background2"/>
          <w:rPrChange w:id="8" w:author="Balázs Dán" w:date="2021-11-14T22:45:00Z">
            <w:rPr>
              <w:bdr w:val="single" w:sz="4" w:space="0" w:color="auto"/>
              <w:shd w:val="clear" w:color="auto" w:fill="E7E6E6" w:themeFill="background2"/>
            </w:rPr>
          </w:rPrChange>
        </w:rPr>
        <w:t>Configure &gt; SDK Manager</w:t>
      </w:r>
      <w:r>
        <w:t xml:space="preserve">, vagy a </w:t>
      </w:r>
      <w:r w:rsidRPr="001D2A9E">
        <w:rPr>
          <w:rFonts w:ascii="Consolas" w:hAnsi="Consolas"/>
          <w:sz w:val="22"/>
          <w:szCs w:val="22"/>
          <w:bdr w:val="single" w:sz="4" w:space="0" w:color="auto"/>
          <w:shd w:val="clear" w:color="auto" w:fill="E7E6E6" w:themeFill="background2"/>
          <w:rPrChange w:id="9" w:author="Balázs Dán" w:date="2021-11-14T22:45:00Z">
            <w:rPr>
              <w:bdr w:val="single" w:sz="4" w:space="0" w:color="auto"/>
              <w:shd w:val="clear" w:color="auto" w:fill="E7E6E6" w:themeFill="background2"/>
            </w:rPr>
          </w:rPrChange>
        </w:rPr>
        <w:t>Tools &gt; SDK</w:t>
      </w:r>
      <w:r w:rsidRPr="009E65C1">
        <w:rPr>
          <w:bdr w:val="single" w:sz="4" w:space="0" w:color="auto"/>
          <w:shd w:val="clear" w:color="auto" w:fill="E7E6E6" w:themeFill="background2"/>
        </w:rPr>
        <w:t xml:space="preserve"> </w:t>
      </w:r>
      <w:r w:rsidRPr="001D2A9E">
        <w:rPr>
          <w:rFonts w:ascii="Consolas" w:hAnsi="Consolas"/>
          <w:sz w:val="22"/>
          <w:szCs w:val="22"/>
          <w:bdr w:val="single" w:sz="4" w:space="0" w:color="auto"/>
          <w:shd w:val="clear" w:color="auto" w:fill="E7E6E6" w:themeFill="background2"/>
          <w:rPrChange w:id="10" w:author="Balázs Dán" w:date="2021-11-14T22:45:00Z">
            <w:rPr>
              <w:bdr w:val="single" w:sz="4" w:space="0" w:color="auto"/>
              <w:shd w:val="clear" w:color="auto" w:fill="E7E6E6" w:themeFill="background2"/>
            </w:rPr>
          </w:rPrChange>
        </w:rPr>
        <w:t>Manager</w:t>
      </w:r>
      <w:r>
        <w:t xml:space="preserve"> menüpontnál feltelepítettem az Android 10 (Q) SDK-t. </w:t>
      </w:r>
    </w:p>
    <w:p w14:paraId="7997026C" w14:textId="0268E904" w:rsidR="00D57497" w:rsidRDefault="00D57497" w:rsidP="003C2D3F">
      <w:pPr>
        <w:pStyle w:val="Szvegtrzs"/>
        <w:ind w:firstLine="0"/>
      </w:pPr>
      <w:r>
        <w:t xml:space="preserve">Majd a </w:t>
      </w:r>
      <w:r w:rsidRPr="001D2A9E">
        <w:rPr>
          <w:rFonts w:ascii="Consolas" w:hAnsi="Consolas"/>
          <w:sz w:val="22"/>
          <w:szCs w:val="22"/>
          <w:bdr w:val="single" w:sz="4" w:space="0" w:color="auto"/>
          <w:shd w:val="clear" w:color="auto" w:fill="E7E6E6" w:themeFill="background2"/>
          <w:rPrChange w:id="11" w:author="Balázs Dán" w:date="2021-11-14T22:45:00Z">
            <w:rPr>
              <w:bdr w:val="single" w:sz="4" w:space="0" w:color="auto"/>
              <w:shd w:val="clear" w:color="auto" w:fill="E7E6E6" w:themeFill="background2"/>
            </w:rPr>
          </w:rPrChange>
        </w:rPr>
        <w:t>Tools &gt; AVD Manager</w:t>
      </w:r>
      <w:r>
        <w:t xml:space="preserve"> menüpontnál létrehoztam egy új virtuális eszközt. Én a Pixel 5-öt választottam. Ezt követően hozzáadtam a környezeti változóimat.</w:t>
      </w:r>
      <w:r w:rsidR="007226D2">
        <w:t xml:space="preserve"> </w:t>
      </w:r>
      <w:r>
        <w:t xml:space="preserve">Hozzáadtam az </w:t>
      </w:r>
      <w:r w:rsidRPr="00CD7133">
        <w:rPr>
          <w:rFonts w:ascii="Consolas" w:hAnsi="Consolas"/>
          <w:sz w:val="22"/>
          <w:szCs w:val="22"/>
        </w:rPr>
        <w:t>ANDROID_HOME</w:t>
      </w:r>
      <w:r w:rsidRPr="00CD7133">
        <w:rPr>
          <w:sz w:val="22"/>
          <w:szCs w:val="22"/>
        </w:rPr>
        <w:t xml:space="preserve"> </w:t>
      </w:r>
      <w:r>
        <w:t xml:space="preserve">környezeti </w:t>
      </w:r>
      <w:r w:rsidR="00864198">
        <w:t xml:space="preserve">változót </w:t>
      </w:r>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0E8213BF" w14:textId="4BEC07A1" w:rsidR="004B13BB" w:rsidRDefault="00D57497" w:rsidP="002A6065">
      <w:pPr>
        <w:pStyle w:val="Szvegtrzs"/>
        <w:ind w:firstLine="426"/>
        <w:rPr>
          <w:ins w:id="12" w:author="Balázs Dán" w:date="2021-11-14T22:44:00Z"/>
        </w:rPr>
      </w:pPr>
      <w:r w:rsidRPr="00713E00">
        <w:rPr>
          <w:rFonts w:ascii="Consolas" w:hAnsi="Consolas"/>
          <w:sz w:val="22"/>
          <w:szCs w:val="22"/>
          <w:bdr w:val="single" w:sz="4" w:space="0" w:color="auto"/>
          <w:shd w:val="clear" w:color="auto" w:fill="E7E6E6" w:themeFill="background2"/>
          <w:rPrChange w:id="13" w:author="Balázs Dán" w:date="2021-11-14T22:43:00Z">
            <w:rPr>
              <w:bdr w:val="single" w:sz="4" w:space="0" w:color="auto"/>
              <w:shd w:val="clear" w:color="auto" w:fill="E7E6E6" w:themeFill="background2"/>
            </w:rPr>
          </w:rPrChange>
        </w:rPr>
        <w:t>npx react-native init SzakdolgozatReactNative</w:t>
      </w:r>
      <w:r>
        <w:t>:</w:t>
      </w:r>
      <w:ins w:id="14" w:author="Balázs Dán" w:date="2021-11-14T22:44:00Z">
        <w:r w:rsidR="00713E00">
          <w:t xml:space="preserve"> </w:t>
        </w:r>
      </w:ins>
    </w:p>
    <w:p w14:paraId="3BA260AC" w14:textId="58AF7C66" w:rsidR="00D57497" w:rsidRDefault="00D57497" w:rsidP="004B13BB">
      <w:pPr>
        <w:pStyle w:val="Szvegtrzs"/>
        <w:ind w:firstLine="0"/>
        <w:rPr>
          <w:ins w:id="15" w:author="Balázs Dán" w:date="2021-11-14T22:44:00Z"/>
        </w:rPr>
      </w:pPr>
      <w:del w:id="16" w:author="Balázs Dán" w:date="2021-11-14T22:43:00Z">
        <w:r w:rsidDel="00713E00">
          <w:delText xml:space="preserve"> </w:delText>
        </w:r>
      </w:del>
      <w:r>
        <w:t xml:space="preserve">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CD7133">
        <w:rPr>
          <w:rFonts w:ascii="Consolas" w:hAnsi="Consolas"/>
          <w:sz w:val="22"/>
          <w:szCs w:val="22"/>
          <w:shd w:val="clear" w:color="auto" w:fill="FFFFFF" w:themeFill="background1"/>
        </w:rPr>
        <w:t>cd</w:t>
      </w:r>
      <w:r>
        <w:rPr>
          <w:shd w:val="clear" w:color="auto" w:fill="FFFFFF" w:themeFill="background1"/>
        </w:rPr>
        <w:t>”</w:t>
      </w:r>
      <w:r>
        <w:t xml:space="preserve"> paranccsal, így a „</w:t>
      </w:r>
      <w:r w:rsidRPr="00CD7133">
        <w:rPr>
          <w:rFonts w:ascii="Consolas" w:hAnsi="Consolas"/>
          <w:sz w:val="22"/>
          <w:szCs w:val="22"/>
        </w:rPr>
        <w:t>C:\Users\dnbal\</w:t>
      </w:r>
      <w:r>
        <w:t>” könyvtárban hozta létre a „</w:t>
      </w:r>
      <w:r w:rsidRPr="00CD7133">
        <w:rPr>
          <w:rFonts w:ascii="Consolas" w:hAnsi="Consolas"/>
          <w:sz w:val="22"/>
          <w:szCs w:val="22"/>
        </w:rPr>
        <w:t>SzakdolgozatReactNative</w:t>
      </w:r>
      <w:r>
        <w:t>” nevű React Native projektem főmappáját.</w:t>
      </w:r>
    </w:p>
    <w:p w14:paraId="5F4444D9" w14:textId="71062B39" w:rsidR="001D5785" w:rsidRDefault="002A6065" w:rsidP="002A6065">
      <w:pPr>
        <w:pStyle w:val="Szvegtrzs"/>
        <w:tabs>
          <w:tab w:val="left" w:pos="7470"/>
        </w:tabs>
        <w:ind w:firstLine="0"/>
        <w:pPrChange w:id="17" w:author="Balázs Dán" w:date="2021-11-14T22:44:00Z">
          <w:pPr>
            <w:pStyle w:val="Szvegtrzs"/>
            <w:ind w:firstLine="426"/>
          </w:pPr>
        </w:pPrChange>
      </w:pPr>
      <w:ins w:id="18" w:author="Balázs Dán" w:date="2021-11-14T22:44:00Z">
        <w:r>
          <w:tab/>
        </w:r>
      </w:ins>
    </w:p>
    <w:p w14:paraId="134CEB55" w14:textId="77777777" w:rsidR="009E5C13" w:rsidRDefault="00D57497" w:rsidP="003C2D3F">
      <w:pPr>
        <w:pStyle w:val="Szvegtrzs"/>
        <w:ind w:firstLine="0"/>
        <w:rPr>
          <w:ins w:id="19" w:author="Balázs Dán" w:date="2021-11-14T22:44:00Z"/>
        </w:rPr>
      </w:pPr>
      <w:r w:rsidRPr="00713E00">
        <w:rPr>
          <w:rFonts w:ascii="Consolas" w:hAnsi="Consolas"/>
          <w:sz w:val="22"/>
          <w:szCs w:val="22"/>
          <w:bdr w:val="single" w:sz="4" w:space="0" w:color="auto"/>
          <w:shd w:val="clear" w:color="auto" w:fill="E7E6E6" w:themeFill="background2"/>
          <w:rPrChange w:id="20" w:author="Balázs Dán" w:date="2021-11-14T22:43:00Z">
            <w:rPr>
              <w:bdr w:val="single" w:sz="4" w:space="0" w:color="auto"/>
              <w:shd w:val="clear" w:color="auto" w:fill="E7E6E6" w:themeFill="background2"/>
            </w:rPr>
          </w:rPrChange>
        </w:rPr>
        <w:t>cd C:\Users\dnbal\AppData\Local\Android\Sdk\emulator</w:t>
      </w:r>
      <w:r>
        <w:t xml:space="preserve">: </w:t>
      </w:r>
    </w:p>
    <w:p w14:paraId="5F638C89" w14:textId="1A5D95EA" w:rsidR="00D57497" w:rsidRDefault="00D57497" w:rsidP="003C2D3F">
      <w:pPr>
        <w:pStyle w:val="Szvegtrzs"/>
        <w:ind w:firstLine="0"/>
      </w:pPr>
      <w:r>
        <w:t>Az emulátor definiálásához először is megadtam az emulátor főmappa elérési útvonalát.</w:t>
      </w:r>
    </w:p>
    <w:p w14:paraId="09134CBF" w14:textId="77777777" w:rsidR="00D57497" w:rsidRDefault="00D57497" w:rsidP="003C2D3F">
      <w:pPr>
        <w:pStyle w:val="Szvegtrzs"/>
        <w:ind w:firstLine="0"/>
      </w:pPr>
      <w:r w:rsidRPr="00713E00">
        <w:rPr>
          <w:rFonts w:ascii="Consolas" w:hAnsi="Consolas"/>
          <w:sz w:val="22"/>
          <w:szCs w:val="22"/>
          <w:bdr w:val="single" w:sz="4" w:space="0" w:color="auto"/>
          <w:shd w:val="clear" w:color="auto" w:fill="E7E6E6" w:themeFill="background2"/>
          <w:rPrChange w:id="21" w:author="Balázs Dán" w:date="2021-11-14T22:43:00Z">
            <w:rPr>
              <w:bdr w:val="single" w:sz="4" w:space="0" w:color="auto"/>
              <w:shd w:val="clear" w:color="auto" w:fill="E7E6E6" w:themeFill="background2"/>
            </w:rPr>
          </w:rPrChange>
        </w:rPr>
        <w:t>emulator -list-avds</w:t>
      </w:r>
      <w:r>
        <w:t>: Ha van elérhető AVD, akkor kilistázza mindet.</w:t>
      </w:r>
    </w:p>
    <w:p w14:paraId="44740138" w14:textId="77777777" w:rsidR="00D57497" w:rsidRDefault="00D57497" w:rsidP="003C2D3F">
      <w:pPr>
        <w:pStyle w:val="Szvegtrzs"/>
        <w:ind w:firstLine="0"/>
      </w:pPr>
      <w:r w:rsidRPr="00713E00">
        <w:rPr>
          <w:rFonts w:ascii="Consolas" w:hAnsi="Consolas"/>
          <w:sz w:val="22"/>
          <w:szCs w:val="22"/>
          <w:bdr w:val="single" w:sz="4" w:space="0" w:color="auto"/>
          <w:shd w:val="clear" w:color="auto" w:fill="E7E6E6" w:themeFill="background2"/>
          <w:rPrChange w:id="22" w:author="Balázs Dán" w:date="2021-11-14T22:43:00Z">
            <w:rPr>
              <w:bdr w:val="single" w:sz="4" w:space="0" w:color="auto"/>
              <w:shd w:val="clear" w:color="auto" w:fill="E7E6E6" w:themeFill="background2"/>
            </w:rPr>
          </w:rPrChange>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61D328DF" w:rsidR="00D57497" w:rsidRPr="005C0DE4" w:rsidRDefault="00D57497" w:rsidP="003C2D3F">
      <w:pPr>
        <w:pStyle w:val="Szvegtrzs"/>
        <w:ind w:firstLine="426"/>
      </w:pPr>
      <w:r>
        <w:t xml:space="preserve">Ezekkel a lépésekkel gyakorlatilag befejeződött a React Native beüzemelésének folyamata, a projekt a terminálból az </w:t>
      </w:r>
      <w:r w:rsidRPr="00713E00">
        <w:rPr>
          <w:rFonts w:ascii="Consolas" w:hAnsi="Consolas"/>
          <w:sz w:val="22"/>
          <w:szCs w:val="22"/>
          <w:bdr w:val="single" w:sz="4" w:space="0" w:color="auto"/>
          <w:shd w:val="clear" w:color="auto" w:fill="E7E6E6" w:themeFill="background2"/>
          <w:rPrChange w:id="23" w:author="Balázs Dán" w:date="2021-11-14T22:43:00Z">
            <w:rPr>
              <w:bdr w:val="single" w:sz="4" w:space="0" w:color="auto"/>
              <w:shd w:val="clear" w:color="auto" w:fill="E7E6E6" w:themeFill="background2"/>
            </w:rPr>
          </w:rPrChange>
        </w:rPr>
        <w:t>npx react-native run-android</w:t>
      </w:r>
      <w:r>
        <w:rPr>
          <w:shd w:val="clear" w:color="auto" w:fill="FFFFFF" w:themeFill="background1"/>
        </w:rPr>
        <w:t xml:space="preserve"> paranccsal bármikor indítható. Én a </w:t>
      </w:r>
      <w:r w:rsidRPr="00713E00">
        <w:rPr>
          <w:rFonts w:ascii="Consolas" w:hAnsi="Consolas"/>
          <w:sz w:val="22"/>
          <w:szCs w:val="22"/>
          <w:bdr w:val="single" w:sz="4" w:space="0" w:color="auto"/>
          <w:shd w:val="clear" w:color="auto" w:fill="E7E6E6" w:themeFill="background2"/>
          <w:rPrChange w:id="24" w:author="Balázs Dán" w:date="2021-11-14T22:43:00Z">
            <w:rPr>
              <w:bdr w:val="single" w:sz="4" w:space="0" w:color="auto"/>
              <w:shd w:val="clear" w:color="auto" w:fill="E7E6E6" w:themeFill="background2"/>
            </w:rPr>
          </w:rPrChange>
        </w:rPr>
        <w:t>yarn android</w:t>
      </w:r>
      <w:r>
        <w:rPr>
          <w:shd w:val="clear" w:color="auto" w:fill="FFFFFF" w:themeFill="background1"/>
        </w:rPr>
        <w:t xml:space="preserve"> paranccsal tettem ezt meg, amelyhez szükséges egy előzetes yarn telepítés az </w:t>
      </w:r>
      <w:r w:rsidR="00943198" w:rsidRPr="00713E00">
        <w:rPr>
          <w:rFonts w:ascii="Consolas" w:hAnsi="Consolas"/>
          <w:sz w:val="22"/>
          <w:szCs w:val="22"/>
          <w:bdr w:val="single" w:sz="4" w:space="0" w:color="auto"/>
          <w:shd w:val="clear" w:color="auto" w:fill="E7E6E6" w:themeFill="background2"/>
          <w:rPrChange w:id="25" w:author="Balázs Dán" w:date="2021-11-14T22:42:00Z">
            <w:rPr>
              <w:bdr w:val="single" w:sz="4" w:space="0" w:color="auto"/>
              <w:shd w:val="clear" w:color="auto" w:fill="E7E6E6" w:themeFill="background2"/>
            </w:rPr>
          </w:rPrChange>
        </w:rPr>
        <w:t>npm install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5A2AF59E" w:rsidR="00D57497" w:rsidRDefault="00D57497" w:rsidP="003C2D3F">
      <w:pPr>
        <w:pStyle w:val="Szvegtrzs"/>
        <w:ind w:firstLine="426"/>
      </w:pPr>
      <w:r>
        <w:t>Az RFID-s kártyaolvasó</w:t>
      </w:r>
      <w:r w:rsidR="00317212">
        <w:t>-</w:t>
      </w:r>
      <w:r>
        <w:t>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r w:rsidR="00831841">
        <w:t xml:space="preserve"> </w:t>
      </w:r>
      <w:r>
        <w:t>Arduino vagy Applikáció</w:t>
      </w:r>
      <w:r w:rsidR="00831841">
        <w:t xml:space="preserve"> </w:t>
      </w:r>
      <w:r>
        <w:t>– is feltölti az adattáblába. Adatbázison kívüli RFID azonosítót nem fog elmenteni a logs-ba. Figyelembevéve, hogy egy háztartásban felt</w:t>
      </w:r>
      <w:r w:rsidR="00831841">
        <w:t>e</w:t>
      </w:r>
      <w:r>
        <w:t>hetően minden lakónak egy-egy RFID-ja lesz – de több bejárati ajtóval rendelkezik a lakás –, biztosítani kell az egy RFID-val való, több Arduino-hoz való hozzáférés lehetőségét.</w:t>
      </w:r>
    </w:p>
    <w:p w14:paraId="7C5A8E2A" w14:textId="62602EB3"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w:t>
      </w:r>
      <w:r w:rsidR="00622C64">
        <w:t xml:space="preserve"> használatával</w:t>
      </w:r>
      <w:r>
        <w:t xml:space="preserve"> történne. A videó úgyszintén egy web-es felületen elérhetőnek kell lennie.</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22C589FD" w:rsidR="00D57497" w:rsidRDefault="00D57497" w:rsidP="003C2D3F">
      <w:pPr>
        <w:pStyle w:val="Szvegtrzs"/>
        <w:ind w:firstLine="426"/>
      </w:pPr>
      <w:r>
        <w:t>Elsősorban összeillesztettem az Arduino Mega 2560 Board-ot az Ethernet Shield R3-mal, amelyet az RFID kártyaolvasó</w:t>
      </w:r>
      <w:r w:rsidR="00317212">
        <w:t>-</w:t>
      </w:r>
      <w:r>
        <w:t>rendszer létrehozásához fogok felhasználni. A rendszer megalkotásához Jumper kábeleket használtam, amelyeket az alábbi, az Arduino Uno-hoz tartozó, az Arduino hivatalos oldalán közzétett kötési rajz alapján kötöttem be (12. ábra)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r>
        <w:t>:</w:t>
      </w:r>
    </w:p>
    <w:p w14:paraId="4112E129" w14:textId="55FC911F" w:rsidR="00D57497" w:rsidRDefault="00D57497" w:rsidP="003C2D3F">
      <w:pPr>
        <w:pStyle w:val="Szvegtrzs"/>
        <w:ind w:firstLine="0"/>
        <w:jc w:val="cente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p>
    <w:p w14:paraId="555841D4" w14:textId="77777777" w:rsidR="0087653A" w:rsidRDefault="0087653A" w:rsidP="00CD7133">
      <w:pPr>
        <w:pStyle w:val="Szvegtrzs"/>
        <w:ind w:firstLine="0"/>
      </w:pPr>
    </w:p>
    <w:p w14:paraId="0C54A688" w14:textId="639B7BDA" w:rsidR="00D57497" w:rsidRDefault="00D57497" w:rsidP="003C2D3F">
      <w:pPr>
        <w:pStyle w:val="Szvegtrzs"/>
      </w:pPr>
      <w:r>
        <w:t>Mivel én Arduino Mega-val rendelkezem, és az Arduino Uno, illetve Arduino Mega 2560 SPI pin-jeinek az elhelyezkedései különbözőek, ezért némi módosításra volt szükségem. A két Arduino Board SPI pin-jeinek az elhelyezkedése az alábbi táblázat szerint</w:t>
      </w:r>
      <w:r w:rsidR="0089514F">
        <w:t xml:space="preserve"> </w:t>
      </w:r>
      <w:r w:rsidR="00EA628A">
        <w:fldChar w:fldCharType="begin"/>
      </w:r>
      <w:r w:rsidR="00EA628A">
        <w:instrText xml:space="preserve"> REF _Ref87372652 \r \h </w:instrText>
      </w:r>
      <w:r w:rsidR="00EA628A">
        <w:fldChar w:fldCharType="separate"/>
      </w:r>
      <w:r w:rsidR="00EA628A">
        <w:t>[16]</w:t>
      </w:r>
      <w:r w:rsidR="00EA628A">
        <w:fldChar w:fldCharType="end"/>
      </w:r>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4A00E0" w14:paraId="5C71BDBF" w14:textId="77777777" w:rsidTr="000B4081">
        <w:trPr>
          <w:jc w:val="center"/>
        </w:trPr>
        <w:tc>
          <w:tcPr>
            <w:tcW w:w="1911" w:type="dxa"/>
          </w:tcPr>
          <w:p w14:paraId="70B0233A" w14:textId="77777777" w:rsidR="004A00E0" w:rsidRDefault="004A00E0" w:rsidP="000B4081">
            <w:pPr>
              <w:pStyle w:val="Szvegtrzs"/>
              <w:ind w:firstLine="0"/>
              <w:jc w:val="left"/>
            </w:pPr>
            <w:r>
              <w:t>Arduino/Genuino Board</w:t>
            </w:r>
          </w:p>
        </w:tc>
        <w:tc>
          <w:tcPr>
            <w:tcW w:w="1651" w:type="dxa"/>
            <w:vAlign w:val="center"/>
          </w:tcPr>
          <w:p w14:paraId="30445B76" w14:textId="77777777" w:rsidR="004A00E0" w:rsidRDefault="004A00E0" w:rsidP="000B4081">
            <w:pPr>
              <w:pStyle w:val="Szvegtrzs"/>
              <w:ind w:firstLine="0"/>
              <w:jc w:val="center"/>
            </w:pPr>
            <w:r>
              <w:t>MOSI</w:t>
            </w:r>
          </w:p>
        </w:tc>
        <w:tc>
          <w:tcPr>
            <w:tcW w:w="1652" w:type="dxa"/>
            <w:vAlign w:val="center"/>
          </w:tcPr>
          <w:p w14:paraId="49758D37" w14:textId="77777777" w:rsidR="004A00E0" w:rsidRDefault="004A00E0" w:rsidP="000B4081">
            <w:pPr>
              <w:pStyle w:val="Szvegtrzs"/>
              <w:ind w:firstLine="0"/>
              <w:jc w:val="center"/>
            </w:pPr>
            <w:r>
              <w:t>MISO</w:t>
            </w:r>
          </w:p>
        </w:tc>
        <w:tc>
          <w:tcPr>
            <w:tcW w:w="1645" w:type="dxa"/>
            <w:vAlign w:val="center"/>
          </w:tcPr>
          <w:p w14:paraId="3DB75E88" w14:textId="77777777" w:rsidR="004A00E0" w:rsidRDefault="004A00E0" w:rsidP="000B4081">
            <w:pPr>
              <w:pStyle w:val="Szvegtrzs"/>
              <w:ind w:firstLine="0"/>
              <w:jc w:val="center"/>
            </w:pPr>
            <w:r>
              <w:t>SCK</w:t>
            </w:r>
          </w:p>
        </w:tc>
        <w:tc>
          <w:tcPr>
            <w:tcW w:w="1634" w:type="dxa"/>
            <w:vAlign w:val="center"/>
          </w:tcPr>
          <w:p w14:paraId="3EB2624B" w14:textId="77777777" w:rsidR="004A00E0" w:rsidRDefault="004A00E0" w:rsidP="000B4081">
            <w:pPr>
              <w:pStyle w:val="Szvegtrzs"/>
              <w:ind w:firstLine="0"/>
              <w:jc w:val="center"/>
            </w:pPr>
            <w:r>
              <w:t>SS</w:t>
            </w:r>
          </w:p>
        </w:tc>
      </w:tr>
      <w:tr w:rsidR="004A00E0" w14:paraId="5BF00D92" w14:textId="77777777" w:rsidTr="000B4081">
        <w:trPr>
          <w:jc w:val="center"/>
        </w:trPr>
        <w:tc>
          <w:tcPr>
            <w:tcW w:w="1911" w:type="dxa"/>
          </w:tcPr>
          <w:p w14:paraId="128934D0" w14:textId="77777777" w:rsidR="004A00E0" w:rsidRDefault="004A00E0" w:rsidP="000B4081">
            <w:pPr>
              <w:pStyle w:val="Szvegtrzs"/>
              <w:ind w:firstLine="0"/>
              <w:jc w:val="left"/>
            </w:pPr>
            <w:r>
              <w:t>Uno</w:t>
            </w:r>
          </w:p>
        </w:tc>
        <w:tc>
          <w:tcPr>
            <w:tcW w:w="1651" w:type="dxa"/>
            <w:vAlign w:val="center"/>
          </w:tcPr>
          <w:p w14:paraId="34BBBCAC" w14:textId="77777777" w:rsidR="004A00E0" w:rsidRDefault="004A00E0" w:rsidP="000B4081">
            <w:pPr>
              <w:pStyle w:val="Szvegtrzs"/>
              <w:ind w:firstLine="0"/>
              <w:jc w:val="center"/>
            </w:pPr>
            <w:r>
              <w:t>11</w:t>
            </w:r>
          </w:p>
        </w:tc>
        <w:tc>
          <w:tcPr>
            <w:tcW w:w="1652" w:type="dxa"/>
            <w:vAlign w:val="center"/>
          </w:tcPr>
          <w:p w14:paraId="2141D34D" w14:textId="77777777" w:rsidR="004A00E0" w:rsidRDefault="004A00E0" w:rsidP="000B4081">
            <w:pPr>
              <w:pStyle w:val="Szvegtrzs"/>
              <w:ind w:firstLine="0"/>
              <w:jc w:val="center"/>
            </w:pPr>
            <w:r>
              <w:t>12</w:t>
            </w:r>
          </w:p>
        </w:tc>
        <w:tc>
          <w:tcPr>
            <w:tcW w:w="1645" w:type="dxa"/>
            <w:vAlign w:val="center"/>
          </w:tcPr>
          <w:p w14:paraId="7553E904" w14:textId="77777777" w:rsidR="004A00E0" w:rsidRDefault="004A00E0" w:rsidP="000B4081">
            <w:pPr>
              <w:pStyle w:val="Szvegtrzs"/>
              <w:ind w:firstLine="0"/>
              <w:jc w:val="center"/>
            </w:pPr>
            <w:r>
              <w:t>13</w:t>
            </w:r>
          </w:p>
        </w:tc>
        <w:tc>
          <w:tcPr>
            <w:tcW w:w="1634" w:type="dxa"/>
            <w:vAlign w:val="center"/>
          </w:tcPr>
          <w:p w14:paraId="2F1F3990" w14:textId="77777777" w:rsidR="004A00E0" w:rsidRDefault="004A00E0" w:rsidP="000B4081">
            <w:pPr>
              <w:pStyle w:val="Szvegtrzs"/>
              <w:ind w:firstLine="0"/>
              <w:jc w:val="center"/>
            </w:pPr>
            <w:r>
              <w:t>10</w:t>
            </w:r>
          </w:p>
        </w:tc>
      </w:tr>
      <w:tr w:rsidR="004A00E0" w14:paraId="22C0FAB9" w14:textId="77777777" w:rsidTr="000B4081">
        <w:trPr>
          <w:jc w:val="center"/>
        </w:trPr>
        <w:tc>
          <w:tcPr>
            <w:tcW w:w="1911" w:type="dxa"/>
          </w:tcPr>
          <w:p w14:paraId="23458616" w14:textId="77777777" w:rsidR="004A00E0" w:rsidRDefault="004A00E0" w:rsidP="000B4081">
            <w:pPr>
              <w:pStyle w:val="Szvegtrzs"/>
              <w:ind w:firstLine="0"/>
              <w:jc w:val="left"/>
            </w:pPr>
            <w:r>
              <w:t>Mega2560</w:t>
            </w:r>
          </w:p>
        </w:tc>
        <w:tc>
          <w:tcPr>
            <w:tcW w:w="1651" w:type="dxa"/>
            <w:vAlign w:val="center"/>
          </w:tcPr>
          <w:p w14:paraId="3D35D0FC" w14:textId="77777777" w:rsidR="004A00E0" w:rsidRDefault="004A00E0" w:rsidP="000B4081">
            <w:pPr>
              <w:pStyle w:val="Szvegtrzs"/>
              <w:ind w:firstLine="0"/>
              <w:jc w:val="center"/>
            </w:pPr>
            <w:r>
              <w:t>51</w:t>
            </w:r>
          </w:p>
        </w:tc>
        <w:tc>
          <w:tcPr>
            <w:tcW w:w="1652" w:type="dxa"/>
            <w:vAlign w:val="center"/>
          </w:tcPr>
          <w:p w14:paraId="549F28F7" w14:textId="77777777" w:rsidR="004A00E0" w:rsidRDefault="004A00E0" w:rsidP="000B4081">
            <w:pPr>
              <w:pStyle w:val="Szvegtrzs"/>
              <w:ind w:firstLine="0"/>
              <w:jc w:val="center"/>
            </w:pPr>
            <w:r>
              <w:t>50</w:t>
            </w:r>
          </w:p>
        </w:tc>
        <w:tc>
          <w:tcPr>
            <w:tcW w:w="1645" w:type="dxa"/>
            <w:vAlign w:val="center"/>
          </w:tcPr>
          <w:p w14:paraId="78F36844" w14:textId="77777777" w:rsidR="004A00E0" w:rsidRDefault="004A00E0" w:rsidP="000B4081">
            <w:pPr>
              <w:pStyle w:val="Szvegtrzs"/>
              <w:ind w:firstLine="0"/>
              <w:jc w:val="center"/>
            </w:pPr>
            <w:r>
              <w:t>52</w:t>
            </w:r>
          </w:p>
        </w:tc>
        <w:tc>
          <w:tcPr>
            <w:tcW w:w="1634" w:type="dxa"/>
            <w:vAlign w:val="center"/>
          </w:tcPr>
          <w:p w14:paraId="2CF3DF0F" w14:textId="77777777" w:rsidR="004A00E0" w:rsidRDefault="004A00E0" w:rsidP="000B4081">
            <w:pPr>
              <w:pStyle w:val="Szvegtrzs"/>
              <w:ind w:firstLine="0"/>
              <w:jc w:val="center"/>
            </w:pPr>
            <w:r>
              <w:t>53</w:t>
            </w:r>
          </w:p>
        </w:tc>
      </w:tr>
    </w:tbl>
    <w:p w14:paraId="36724C9A" w14:textId="150919AB" w:rsidR="004A00E0" w:rsidRDefault="00B37217" w:rsidP="002C0731">
      <w:pPr>
        <w:pStyle w:val="Szvegtrzs"/>
        <w:ind w:left="720" w:firstLine="0"/>
      </w:pPr>
      <w:r>
        <w:t xml:space="preserve">1. </w:t>
      </w:r>
      <w:r w:rsidR="007C1F42">
        <w:t xml:space="preserve">táblázat: Arduino Uno és </w:t>
      </w:r>
      <w:r w:rsidR="00CA5F5F">
        <w:t xml:space="preserve">Arduino </w:t>
      </w:r>
      <w:r w:rsidR="007C1F42">
        <w:t>Mega SPI Pin-ek elhelyezkedései</w:t>
      </w:r>
    </w:p>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5670F86E">
            <wp:simplePos x="0" y="0"/>
            <wp:positionH relativeFrom="margin">
              <wp:posOffset>17145</wp:posOffset>
            </wp:positionH>
            <wp:positionV relativeFrom="paragraph">
              <wp:posOffset>1043940</wp:posOffset>
            </wp:positionV>
            <wp:extent cx="5362575" cy="3282950"/>
            <wp:effectExtent l="0" t="0" r="9525"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2575"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175A9ED0" w14:textId="7836D73F" w:rsidR="004A70B1" w:rsidRDefault="00D57497" w:rsidP="003C2D3F">
      <w:pPr>
        <w:pStyle w:val="Szvegtrzs"/>
        <w:ind w:firstLine="0"/>
      </w:pPr>
      <w:r>
        <w:t>A</w:t>
      </w:r>
      <w:r w:rsidR="007C1F42">
        <w:t xml:space="preserve"> </w:t>
      </w:r>
      <w:r>
        <w:t>kötése</w:t>
      </w:r>
      <w:r w:rsidR="007C1F42">
        <w:t>k</w:t>
      </w:r>
      <w:r>
        <w:t xml:space="preserve"> táblázatos formában:</w:t>
      </w:r>
    </w:p>
    <w:tbl>
      <w:tblPr>
        <w:tblStyle w:val="Rcsostblzat"/>
        <w:tblW w:w="0" w:type="auto"/>
        <w:tblLook w:val="04A0" w:firstRow="1" w:lastRow="0" w:firstColumn="1" w:lastColumn="0" w:noHBand="0" w:noVBand="1"/>
      </w:tblPr>
      <w:tblGrid>
        <w:gridCol w:w="1321"/>
        <w:gridCol w:w="813"/>
        <w:gridCol w:w="883"/>
        <w:gridCol w:w="955"/>
        <w:gridCol w:w="835"/>
        <w:gridCol w:w="908"/>
        <w:gridCol w:w="975"/>
        <w:gridCol w:w="902"/>
        <w:gridCol w:w="902"/>
        <w:tblGridChange w:id="26">
          <w:tblGrid>
            <w:gridCol w:w="1321"/>
            <w:gridCol w:w="813"/>
            <w:gridCol w:w="883"/>
            <w:gridCol w:w="955"/>
            <w:gridCol w:w="835"/>
            <w:gridCol w:w="908"/>
            <w:gridCol w:w="975"/>
            <w:gridCol w:w="902"/>
            <w:gridCol w:w="902"/>
          </w:tblGrid>
        </w:tblGridChange>
      </w:tblGrid>
      <w:tr w:rsidR="00A72E93" w14:paraId="0891E5FE" w14:textId="77777777" w:rsidTr="00A72E93">
        <w:tc>
          <w:tcPr>
            <w:tcW w:w="1321" w:type="dxa"/>
          </w:tcPr>
          <w:p w14:paraId="556488AA" w14:textId="49942AE8" w:rsidR="00A72E93" w:rsidRDefault="00A72E93" w:rsidP="003C2D3F">
            <w:pPr>
              <w:pStyle w:val="Szvegtrzs"/>
              <w:ind w:firstLine="0"/>
            </w:pPr>
            <w:ins w:id="27" w:author="Balázs Dán" w:date="2021-11-14T21:01:00Z">
              <w:r>
                <w:t>Arduino</w:t>
              </w:r>
            </w:ins>
            <w:ins w:id="28" w:author="Balázs Dán" w:date="2021-11-14T21:02:00Z">
              <w:r>
                <w:br/>
              </w:r>
            </w:ins>
            <w:ins w:id="29" w:author="Balázs Dán" w:date="2021-11-14T21:01:00Z">
              <w:r>
                <w:t>Mega 2560</w:t>
              </w:r>
            </w:ins>
          </w:p>
        </w:tc>
        <w:tc>
          <w:tcPr>
            <w:tcW w:w="813" w:type="dxa"/>
          </w:tcPr>
          <w:p w14:paraId="12FA9AE3" w14:textId="13C9A8FB" w:rsidR="00A72E93" w:rsidRDefault="00A72E93" w:rsidP="00A72E93">
            <w:pPr>
              <w:pStyle w:val="Szvegtrzs"/>
              <w:tabs>
                <w:tab w:val="left" w:pos="375"/>
              </w:tabs>
              <w:ind w:firstLine="0"/>
              <w:jc w:val="left"/>
              <w:pPrChange w:id="30" w:author="Balázs Dán" w:date="2021-11-14T21:04:00Z">
                <w:pPr>
                  <w:pStyle w:val="Szvegtrzs"/>
                  <w:ind w:firstLine="0"/>
                  <w:jc w:val="right"/>
                </w:pPr>
              </w:pPrChange>
            </w:pPr>
            <w:ins w:id="31" w:author="Balázs Dán" w:date="2021-11-14T21:03:00Z">
              <w:r>
                <w:t>3.3V</w:t>
              </w:r>
            </w:ins>
            <w:ins w:id="32" w:author="Balázs Dán" w:date="2021-11-14T21:05:00Z">
              <w:r>
                <w:br/>
              </w:r>
            </w:ins>
            <w:ins w:id="33" w:author="Balázs Dán" w:date="2021-11-14T21:03:00Z">
              <w:r>
                <w:t>Pin</w:t>
              </w:r>
            </w:ins>
          </w:p>
        </w:tc>
        <w:tc>
          <w:tcPr>
            <w:tcW w:w="883" w:type="dxa"/>
          </w:tcPr>
          <w:p w14:paraId="09C1CDA0" w14:textId="115C4BB7" w:rsidR="00A72E93" w:rsidRDefault="00A72E93" w:rsidP="00A72E93">
            <w:pPr>
              <w:pStyle w:val="Szvegtrzs"/>
              <w:ind w:firstLine="0"/>
              <w:jc w:val="left"/>
              <w:pPrChange w:id="34" w:author="Balázs Dán" w:date="2021-11-14T21:04:00Z">
                <w:pPr>
                  <w:pStyle w:val="Szvegtrzs"/>
                  <w:ind w:firstLine="0"/>
                  <w:jc w:val="right"/>
                </w:pPr>
              </w:pPrChange>
            </w:pPr>
            <w:ins w:id="35" w:author="Balázs Dán" w:date="2021-11-14T21:03:00Z">
              <w:r>
                <w:t xml:space="preserve">Pin </w:t>
              </w:r>
            </w:ins>
            <w:ins w:id="36" w:author="Balázs Dán" w:date="2021-11-14T21:05:00Z">
              <w:r>
                <w:br/>
              </w:r>
            </w:ins>
            <w:ins w:id="37" w:author="Balázs Dán" w:date="2021-11-14T21:03:00Z">
              <w:r>
                <w:t>49</w:t>
              </w:r>
            </w:ins>
          </w:p>
        </w:tc>
        <w:tc>
          <w:tcPr>
            <w:tcW w:w="955" w:type="dxa"/>
          </w:tcPr>
          <w:p w14:paraId="62947130" w14:textId="623FCDB5" w:rsidR="00A72E93" w:rsidRDefault="00A72E93" w:rsidP="00A72E93">
            <w:pPr>
              <w:pStyle w:val="Szvegtrzs"/>
              <w:ind w:firstLine="0"/>
              <w:jc w:val="left"/>
              <w:pPrChange w:id="38" w:author="Balázs Dán" w:date="2021-11-14T21:04:00Z">
                <w:pPr>
                  <w:pStyle w:val="Szvegtrzs"/>
                  <w:ind w:firstLine="0"/>
                  <w:jc w:val="right"/>
                </w:pPr>
              </w:pPrChange>
            </w:pPr>
            <w:ins w:id="39" w:author="Balázs Dán" w:date="2021-11-14T21:03:00Z">
              <w:r>
                <w:t>GND</w:t>
              </w:r>
            </w:ins>
            <w:ins w:id="40" w:author="Balázs Dán" w:date="2021-11-14T21:05:00Z">
              <w:r>
                <w:br/>
              </w:r>
            </w:ins>
            <w:ins w:id="41" w:author="Balázs Dán" w:date="2021-11-14T21:03:00Z">
              <w:r>
                <w:t>Pin</w:t>
              </w:r>
            </w:ins>
          </w:p>
        </w:tc>
        <w:tc>
          <w:tcPr>
            <w:tcW w:w="835" w:type="dxa"/>
          </w:tcPr>
          <w:p w14:paraId="4B7753D4" w14:textId="39CCC7EA" w:rsidR="00A72E93" w:rsidRDefault="00A72E93" w:rsidP="00A72E93">
            <w:pPr>
              <w:pStyle w:val="Szvegtrzs"/>
              <w:ind w:firstLine="0"/>
              <w:jc w:val="left"/>
              <w:pPrChange w:id="42" w:author="Balázs Dán" w:date="2021-11-14T21:04:00Z">
                <w:pPr>
                  <w:pStyle w:val="Szvegtrzs"/>
                  <w:ind w:firstLine="0"/>
                  <w:jc w:val="right"/>
                </w:pPr>
              </w:pPrChange>
            </w:pPr>
          </w:p>
        </w:tc>
        <w:tc>
          <w:tcPr>
            <w:tcW w:w="908" w:type="dxa"/>
          </w:tcPr>
          <w:p w14:paraId="41CC8324" w14:textId="7C3925D2" w:rsidR="00A72E93" w:rsidRDefault="00A72E93" w:rsidP="00A72E93">
            <w:pPr>
              <w:pStyle w:val="Szvegtrzs"/>
              <w:ind w:firstLine="0"/>
              <w:jc w:val="left"/>
              <w:pPrChange w:id="43" w:author="Balázs Dán" w:date="2021-11-14T21:04:00Z">
                <w:pPr>
                  <w:pStyle w:val="Szvegtrzs"/>
                  <w:ind w:firstLine="0"/>
                </w:pPr>
              </w:pPrChange>
            </w:pPr>
            <w:ins w:id="44" w:author="Balázs Dán" w:date="2021-11-14T21:04:00Z">
              <w:r>
                <w:t xml:space="preserve">Pin </w:t>
              </w:r>
            </w:ins>
            <w:ins w:id="45" w:author="Balázs Dán" w:date="2021-11-14T21:05:00Z">
              <w:r>
                <w:br/>
              </w:r>
            </w:ins>
            <w:ins w:id="46" w:author="Balázs Dán" w:date="2021-11-14T21:04:00Z">
              <w:r>
                <w:t>50</w:t>
              </w:r>
            </w:ins>
          </w:p>
        </w:tc>
        <w:tc>
          <w:tcPr>
            <w:tcW w:w="975" w:type="dxa"/>
          </w:tcPr>
          <w:p w14:paraId="4CCB411D" w14:textId="396C4FD9" w:rsidR="00A72E93" w:rsidRDefault="00A72E93" w:rsidP="00A72E93">
            <w:pPr>
              <w:pStyle w:val="Szvegtrzs"/>
              <w:ind w:firstLine="0"/>
              <w:jc w:val="left"/>
              <w:pPrChange w:id="47" w:author="Balázs Dán" w:date="2021-11-14T21:04:00Z">
                <w:pPr>
                  <w:pStyle w:val="Szvegtrzs"/>
                  <w:ind w:firstLine="0"/>
                </w:pPr>
              </w:pPrChange>
            </w:pPr>
            <w:ins w:id="48" w:author="Balázs Dán" w:date="2021-11-14T21:04:00Z">
              <w:r>
                <w:t xml:space="preserve">Pin </w:t>
              </w:r>
            </w:ins>
            <w:ins w:id="49" w:author="Balázs Dán" w:date="2021-11-14T21:05:00Z">
              <w:r>
                <w:br/>
              </w:r>
            </w:ins>
            <w:ins w:id="50" w:author="Balázs Dán" w:date="2021-11-14T21:04:00Z">
              <w:r>
                <w:t>51</w:t>
              </w:r>
            </w:ins>
          </w:p>
        </w:tc>
        <w:tc>
          <w:tcPr>
            <w:tcW w:w="902" w:type="dxa"/>
          </w:tcPr>
          <w:p w14:paraId="33008A30" w14:textId="15C78809" w:rsidR="00A72E93" w:rsidRDefault="00A72E93" w:rsidP="00A72E93">
            <w:pPr>
              <w:pStyle w:val="Szvegtrzs"/>
              <w:ind w:firstLine="0"/>
              <w:jc w:val="left"/>
              <w:pPrChange w:id="51" w:author="Balázs Dán" w:date="2021-11-14T21:04:00Z">
                <w:pPr>
                  <w:pStyle w:val="Szvegtrzs"/>
                  <w:ind w:firstLine="0"/>
                </w:pPr>
              </w:pPrChange>
            </w:pPr>
            <w:ins w:id="52" w:author="Balázs Dán" w:date="2021-11-14T21:04:00Z">
              <w:r>
                <w:t xml:space="preserve">Pin </w:t>
              </w:r>
            </w:ins>
            <w:ins w:id="53" w:author="Balázs Dán" w:date="2021-11-14T21:05:00Z">
              <w:r>
                <w:br/>
              </w:r>
            </w:ins>
            <w:ins w:id="54" w:author="Balázs Dán" w:date="2021-11-14T21:04:00Z">
              <w:r>
                <w:t>52</w:t>
              </w:r>
            </w:ins>
          </w:p>
        </w:tc>
        <w:tc>
          <w:tcPr>
            <w:tcW w:w="902" w:type="dxa"/>
          </w:tcPr>
          <w:p w14:paraId="135A4190" w14:textId="03675100" w:rsidR="00A72E93" w:rsidRDefault="00A72E93" w:rsidP="00A72E93">
            <w:pPr>
              <w:pStyle w:val="Szvegtrzs"/>
              <w:ind w:firstLine="0"/>
              <w:jc w:val="left"/>
              <w:pPrChange w:id="55" w:author="Balázs Dán" w:date="2021-11-14T21:04:00Z">
                <w:pPr>
                  <w:pStyle w:val="Szvegtrzs"/>
                  <w:ind w:firstLine="0"/>
                </w:pPr>
              </w:pPrChange>
            </w:pPr>
            <w:ins w:id="56" w:author="Balázs Dán" w:date="2021-11-14T21:04:00Z">
              <w:r>
                <w:t xml:space="preserve">Pin </w:t>
              </w:r>
            </w:ins>
            <w:ins w:id="57" w:author="Balázs Dán" w:date="2021-11-14T21:05:00Z">
              <w:r>
                <w:br/>
              </w:r>
            </w:ins>
            <w:ins w:id="58" w:author="Balázs Dán" w:date="2021-11-14T21:04:00Z">
              <w:r>
                <w:t>53</w:t>
              </w:r>
            </w:ins>
          </w:p>
        </w:tc>
      </w:tr>
      <w:tr w:rsidR="00A72E93" w14:paraId="4F66EFBA" w14:textId="77777777" w:rsidTr="00A72E93">
        <w:tc>
          <w:tcPr>
            <w:tcW w:w="1321" w:type="dxa"/>
          </w:tcPr>
          <w:p w14:paraId="64E6AC2F" w14:textId="3324D311" w:rsidR="00A72E93" w:rsidRDefault="00A72E93" w:rsidP="003C2D3F">
            <w:pPr>
              <w:pStyle w:val="Szvegtrzs"/>
              <w:ind w:firstLine="0"/>
            </w:pPr>
            <w:ins w:id="59" w:author="Balázs Dán" w:date="2021-11-14T21:02:00Z">
              <w:r>
                <w:t>RFID</w:t>
              </w:r>
            </w:ins>
            <w:ins w:id="60" w:author="Balázs Dán" w:date="2021-11-14T21:05:00Z">
              <w:r>
                <w:br/>
              </w:r>
            </w:ins>
            <w:ins w:id="61" w:author="Balázs Dán" w:date="2021-11-14T21:02:00Z">
              <w:r>
                <w:t>RC522</w:t>
              </w:r>
            </w:ins>
          </w:p>
        </w:tc>
        <w:tc>
          <w:tcPr>
            <w:tcW w:w="813" w:type="dxa"/>
          </w:tcPr>
          <w:p w14:paraId="3A413A4D" w14:textId="32B45EDB" w:rsidR="00A72E93" w:rsidRDefault="00A72E93" w:rsidP="00A72E93">
            <w:pPr>
              <w:pStyle w:val="Szvegtrzs"/>
              <w:ind w:firstLine="0"/>
              <w:jc w:val="left"/>
              <w:pPrChange w:id="62" w:author="Balázs Dán" w:date="2021-11-14T21:04:00Z">
                <w:pPr>
                  <w:pStyle w:val="Szvegtrzs"/>
                  <w:ind w:firstLine="0"/>
                </w:pPr>
              </w:pPrChange>
            </w:pPr>
            <w:ins w:id="63" w:author="Balázs Dán" w:date="2021-11-14T21:03:00Z">
              <w:r>
                <w:t>3.3V</w:t>
              </w:r>
            </w:ins>
            <w:ins w:id="64" w:author="Balázs Dán" w:date="2021-11-14T21:05:00Z">
              <w:r>
                <w:br/>
              </w:r>
            </w:ins>
            <w:ins w:id="65" w:author="Balázs Dán" w:date="2021-11-14T21:03:00Z">
              <w:r>
                <w:t>Pin</w:t>
              </w:r>
            </w:ins>
          </w:p>
        </w:tc>
        <w:tc>
          <w:tcPr>
            <w:tcW w:w="883" w:type="dxa"/>
          </w:tcPr>
          <w:p w14:paraId="19123A58" w14:textId="61DC0635" w:rsidR="00A72E93" w:rsidRDefault="00A72E93" w:rsidP="00A72E93">
            <w:pPr>
              <w:pStyle w:val="Szvegtrzs"/>
              <w:ind w:firstLine="0"/>
              <w:jc w:val="left"/>
              <w:pPrChange w:id="66" w:author="Balázs Dán" w:date="2021-11-14T21:04:00Z">
                <w:pPr>
                  <w:pStyle w:val="Szvegtrzs"/>
                  <w:ind w:firstLine="0"/>
                </w:pPr>
              </w:pPrChange>
            </w:pPr>
            <w:ins w:id="67" w:author="Balázs Dán" w:date="2021-11-14T21:03:00Z">
              <w:r>
                <w:t>RST</w:t>
              </w:r>
            </w:ins>
            <w:ins w:id="68" w:author="Balázs Dán" w:date="2021-11-14T21:05:00Z">
              <w:r>
                <w:br/>
              </w:r>
            </w:ins>
            <w:ins w:id="69" w:author="Balázs Dán" w:date="2021-11-14T21:03:00Z">
              <w:r>
                <w:t>Pin</w:t>
              </w:r>
            </w:ins>
          </w:p>
        </w:tc>
        <w:tc>
          <w:tcPr>
            <w:tcW w:w="955" w:type="dxa"/>
          </w:tcPr>
          <w:p w14:paraId="39A77A32" w14:textId="05B0E2AB" w:rsidR="00A72E93" w:rsidRDefault="00A72E93" w:rsidP="00A72E93">
            <w:pPr>
              <w:pStyle w:val="Szvegtrzs"/>
              <w:ind w:firstLine="0"/>
              <w:jc w:val="left"/>
              <w:pPrChange w:id="70" w:author="Balázs Dán" w:date="2021-11-14T21:04:00Z">
                <w:pPr>
                  <w:pStyle w:val="Szvegtrzs"/>
                  <w:ind w:firstLine="0"/>
                </w:pPr>
              </w:pPrChange>
            </w:pPr>
            <w:ins w:id="71" w:author="Balázs Dán" w:date="2021-11-14T21:03:00Z">
              <w:r>
                <w:t>GND</w:t>
              </w:r>
            </w:ins>
            <w:ins w:id="72" w:author="Balázs Dán" w:date="2021-11-14T21:05:00Z">
              <w:r>
                <w:br/>
              </w:r>
            </w:ins>
            <w:ins w:id="73" w:author="Balázs Dán" w:date="2021-11-14T21:03:00Z">
              <w:r>
                <w:t>Pin</w:t>
              </w:r>
            </w:ins>
          </w:p>
        </w:tc>
        <w:tc>
          <w:tcPr>
            <w:tcW w:w="835" w:type="dxa"/>
          </w:tcPr>
          <w:p w14:paraId="62ED5047" w14:textId="73C72370" w:rsidR="00A72E93" w:rsidRDefault="00A72E93" w:rsidP="00A72E93">
            <w:pPr>
              <w:pStyle w:val="Szvegtrzs"/>
              <w:ind w:firstLine="0"/>
              <w:jc w:val="left"/>
              <w:pPrChange w:id="74" w:author="Balázs Dán" w:date="2021-11-14T21:04:00Z">
                <w:pPr>
                  <w:pStyle w:val="Szvegtrzs"/>
                  <w:ind w:firstLine="0"/>
                </w:pPr>
              </w:pPrChange>
            </w:pPr>
          </w:p>
        </w:tc>
        <w:tc>
          <w:tcPr>
            <w:tcW w:w="908" w:type="dxa"/>
          </w:tcPr>
          <w:p w14:paraId="08E12EF6" w14:textId="672C9BFB" w:rsidR="00A72E93" w:rsidRDefault="00A72E93" w:rsidP="00A72E93">
            <w:pPr>
              <w:pStyle w:val="Szvegtrzs"/>
              <w:ind w:firstLine="0"/>
              <w:jc w:val="left"/>
              <w:pPrChange w:id="75" w:author="Balázs Dán" w:date="2021-11-14T21:04:00Z">
                <w:pPr>
                  <w:pStyle w:val="Szvegtrzs"/>
                  <w:ind w:firstLine="0"/>
                </w:pPr>
              </w:pPrChange>
            </w:pPr>
            <w:ins w:id="76" w:author="Balázs Dán" w:date="2021-11-14T21:04:00Z">
              <w:r>
                <w:t>MISO</w:t>
              </w:r>
            </w:ins>
            <w:ins w:id="77" w:author="Balázs Dán" w:date="2021-11-14T21:05:00Z">
              <w:r>
                <w:br/>
              </w:r>
            </w:ins>
            <w:ins w:id="78" w:author="Balázs Dán" w:date="2021-11-14T21:04:00Z">
              <w:r>
                <w:t>Pin</w:t>
              </w:r>
            </w:ins>
          </w:p>
        </w:tc>
        <w:tc>
          <w:tcPr>
            <w:tcW w:w="975" w:type="dxa"/>
          </w:tcPr>
          <w:p w14:paraId="5A532546" w14:textId="0FA9FB32" w:rsidR="00A72E93" w:rsidRDefault="00A72E93" w:rsidP="00A72E93">
            <w:pPr>
              <w:pStyle w:val="Szvegtrzs"/>
              <w:ind w:firstLine="0"/>
              <w:jc w:val="left"/>
              <w:pPrChange w:id="79" w:author="Balázs Dán" w:date="2021-11-14T21:04:00Z">
                <w:pPr>
                  <w:pStyle w:val="Szvegtrzs"/>
                  <w:ind w:firstLine="0"/>
                </w:pPr>
              </w:pPrChange>
            </w:pPr>
            <w:ins w:id="80" w:author="Balázs Dán" w:date="2021-11-14T21:04:00Z">
              <w:r>
                <w:t>MOSI</w:t>
              </w:r>
            </w:ins>
            <w:ins w:id="81" w:author="Balázs Dán" w:date="2021-11-14T21:05:00Z">
              <w:r>
                <w:br/>
              </w:r>
            </w:ins>
            <w:ins w:id="82" w:author="Balázs Dán" w:date="2021-11-14T21:04:00Z">
              <w:r>
                <w:t>Pin</w:t>
              </w:r>
            </w:ins>
          </w:p>
        </w:tc>
        <w:tc>
          <w:tcPr>
            <w:tcW w:w="902" w:type="dxa"/>
          </w:tcPr>
          <w:p w14:paraId="527AEC86" w14:textId="2A066467" w:rsidR="00A72E93" w:rsidRDefault="00A72E93" w:rsidP="00A72E93">
            <w:pPr>
              <w:pStyle w:val="Szvegtrzs"/>
              <w:ind w:firstLine="0"/>
              <w:jc w:val="left"/>
              <w:pPrChange w:id="83" w:author="Balázs Dán" w:date="2021-11-14T21:04:00Z">
                <w:pPr>
                  <w:pStyle w:val="Szvegtrzs"/>
                  <w:ind w:firstLine="0"/>
                </w:pPr>
              </w:pPrChange>
            </w:pPr>
            <w:ins w:id="84" w:author="Balázs Dán" w:date="2021-11-14T21:04:00Z">
              <w:r>
                <w:t>SCK</w:t>
              </w:r>
            </w:ins>
            <w:ins w:id="85" w:author="Balázs Dán" w:date="2021-11-14T21:05:00Z">
              <w:r>
                <w:br/>
              </w:r>
            </w:ins>
            <w:ins w:id="86" w:author="Balázs Dán" w:date="2021-11-14T21:04:00Z">
              <w:r>
                <w:t>Pin</w:t>
              </w:r>
            </w:ins>
          </w:p>
        </w:tc>
        <w:tc>
          <w:tcPr>
            <w:tcW w:w="902" w:type="dxa"/>
          </w:tcPr>
          <w:p w14:paraId="6030E8FC" w14:textId="0F0DA1F6" w:rsidR="00A72E93" w:rsidRDefault="00A72E93" w:rsidP="00A72E93">
            <w:pPr>
              <w:pStyle w:val="Szvegtrzs"/>
              <w:ind w:firstLine="0"/>
              <w:jc w:val="left"/>
              <w:pPrChange w:id="87" w:author="Balázs Dán" w:date="2021-11-14T21:04:00Z">
                <w:pPr>
                  <w:pStyle w:val="Szvegtrzs"/>
                  <w:ind w:firstLine="0"/>
                </w:pPr>
              </w:pPrChange>
            </w:pPr>
            <w:ins w:id="88" w:author="Balázs Dán" w:date="2021-11-14T21:04:00Z">
              <w:r>
                <w:t>SDA</w:t>
              </w:r>
            </w:ins>
            <w:ins w:id="89" w:author="Balázs Dán" w:date="2021-11-14T21:05:00Z">
              <w:r>
                <w:br/>
              </w:r>
            </w:ins>
            <w:ins w:id="90" w:author="Balázs Dán" w:date="2021-11-14T21:04:00Z">
              <w:r>
                <w:t>Pin</w:t>
              </w:r>
            </w:ins>
          </w:p>
        </w:tc>
      </w:tr>
    </w:tbl>
    <w:p w14:paraId="67884741" w14:textId="781C394F" w:rsidR="00A72E93" w:rsidDel="00CE04B9" w:rsidRDefault="00A72E93" w:rsidP="003C2D3F">
      <w:pPr>
        <w:pStyle w:val="Szvegtrzs"/>
        <w:ind w:firstLine="0"/>
        <w:rPr>
          <w:del w:id="91" w:author="Balázs Dán" w:date="2021-11-14T21:06:00Z"/>
        </w:rPr>
      </w:pPr>
    </w:p>
    <w:p w14:paraId="74196C1F" w14:textId="5816C931" w:rsidR="00D57497" w:rsidRDefault="002C0731" w:rsidP="00CD7133">
      <w:pPr>
        <w:pStyle w:val="Szvegtrzs"/>
        <w:ind w:firstLine="0"/>
        <w:jc w:val="center"/>
      </w:pPr>
      <w:r>
        <w:t>2</w:t>
      </w:r>
      <w:r w:rsidR="007C1F42">
        <w:t>. táblázat: Arduino Mega 2560 és RFID RC522 kötése</w:t>
      </w:r>
    </w:p>
    <w:p w14:paraId="65A02DE1" w14:textId="77777777" w:rsidR="007C1F42" w:rsidRDefault="007C1F42"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3FD557BF" w:rsidR="00D57497" w:rsidRDefault="00D57497" w:rsidP="003C2D3F">
      <w:pPr>
        <w:pStyle w:val="Szvegtrzs"/>
        <w:ind w:firstLine="426"/>
      </w:pPr>
      <w:r>
        <w:t>A kártyaolvasó</w:t>
      </w:r>
      <w:r w:rsidR="00317212">
        <w:t>-</w:t>
      </w:r>
      <w:r>
        <w:t>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23D37A0A" w:rsidR="00D57497" w:rsidRDefault="00D57497" w:rsidP="003C2D3F">
      <w:pPr>
        <w:pStyle w:val="Szvegtrzs"/>
        <w:ind w:firstLine="0"/>
        <w:jc w:val="center"/>
      </w:pPr>
      <w:r>
        <w:t xml:space="preserve">14.ábra: </w:t>
      </w:r>
      <w:del w:id="92" w:author="Balázs Dán" w:date="2021-11-14T21:15:00Z">
        <w:r w:rsidDel="00216C7E">
          <w:delText xml:space="preserve">ESP32-Cam és FT232RL FTDI programmer </w:delText>
        </w:r>
      </w:del>
      <w:ins w:id="93" w:author="Balázs Dán" w:date="2021-11-14T21:15:00Z">
        <w:r w:rsidR="00216C7E">
          <w:t xml:space="preserve">A kamerarendszer </w:t>
        </w:r>
      </w:ins>
      <w:r>
        <w:t>kötési rajz</w:t>
      </w:r>
      <w:ins w:id="94" w:author="Balázs Dán" w:date="2021-11-14T21:16:00Z">
        <w:r w:rsidR="002B7EB1">
          <w:t>a</w:t>
        </w:r>
      </w:ins>
    </w:p>
    <w:p w14:paraId="369C3776" w14:textId="77777777" w:rsidR="00D57497" w:rsidRDefault="00D57497" w:rsidP="003C2D3F">
      <w:pPr>
        <w:pStyle w:val="Szvegtrzs"/>
        <w:ind w:firstLine="0"/>
      </w:pPr>
    </w:p>
    <w:p w14:paraId="22086F67" w14:textId="71C1E852" w:rsidR="00D57497" w:rsidRDefault="00715AB8" w:rsidP="003C2D3F">
      <w:pPr>
        <w:pStyle w:val="Szvegtrzs"/>
        <w:ind w:firstLine="0"/>
      </w:pPr>
      <w:r>
        <w:t>A kötési rajz táblázatos formában:</w:t>
      </w:r>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6ECADE5C" w14:textId="5E76C293" w:rsidR="00715AB8" w:rsidRDefault="0030652B" w:rsidP="00CD7133">
      <w:pPr>
        <w:pStyle w:val="Szvegtrzs"/>
        <w:ind w:firstLine="0"/>
        <w:jc w:val="center"/>
      </w:pPr>
      <w:r>
        <w:t>3</w:t>
      </w:r>
      <w:r w:rsidR="00715AB8">
        <w:t>. táblázat: A kamerarendszer huzalozása</w:t>
      </w:r>
    </w:p>
    <w:p w14:paraId="6FA0D90F" w14:textId="59498755" w:rsidR="00715AB8" w:rsidRDefault="00715AB8" w:rsidP="003C2D3F">
      <w:pPr>
        <w:pStyle w:val="Szvegtrzs"/>
        <w:ind w:firstLine="0"/>
      </w:pPr>
    </w:p>
    <w:p w14:paraId="71106954" w14:textId="2E69F2BA" w:rsidR="0050771C" w:rsidRDefault="00D57497" w:rsidP="003C2D3F">
      <w:pPr>
        <w:pStyle w:val="Szvegtrzs"/>
        <w:ind w:firstLine="0"/>
      </w:pPr>
      <w:del w:id="95" w:author="Balázs Dán" w:date="2021-11-14T21:11:00Z">
        <w:r w:rsidDel="003E3F41">
          <w:delText>A</w:delText>
        </w:r>
      </w:del>
      <w:r>
        <w:t xml:space="preserve"> GPIO0 és a GND-nak össze kell lennie kötve ahhoz, hogy programozható legyen a kamera</w:t>
      </w:r>
      <w:r w:rsidR="00EA628A">
        <w:t xml:space="preserve"> </w:t>
      </w:r>
      <w:r w:rsidR="00EA628A">
        <w:fldChar w:fldCharType="begin"/>
      </w:r>
      <w:r w:rsidR="00EA628A">
        <w:instrText xml:space="preserve"> REF _Ref87373415 \r \h </w:instrText>
      </w:r>
      <w:r w:rsidR="00EA628A">
        <w:fldChar w:fldCharType="separate"/>
      </w:r>
      <w:r w:rsidR="00EA628A">
        <w:t>[17]</w:t>
      </w:r>
      <w:r w:rsidR="00EA628A">
        <w:fldChar w:fldCharType="end"/>
      </w:r>
      <w:r>
        <w:t xml:space="preserve">. Miután feltöltöttük programunkat az ESP32-CAM-re, eltávolíthatjuk a GND és GPIO0 huzalát, valamint magát az FT232RL FTDI programmer-t is kivehetjük a rendszerünkből. </w:t>
      </w:r>
    </w:p>
    <w:p w14:paraId="23DD920B" w14:textId="0C7273E6" w:rsidR="00D57497" w:rsidRDefault="00061B22" w:rsidP="00A06699">
      <w:pPr>
        <w:pStyle w:val="Szvegtrzs"/>
        <w:ind w:firstLine="426"/>
        <w:pPrChange w:id="96" w:author="Balázs Dán" w:date="2021-11-14T21:15:00Z">
          <w:pPr>
            <w:pStyle w:val="Szvegtrzs"/>
            <w:ind w:firstLine="0"/>
          </w:pPr>
        </w:pPrChange>
      </w:pPr>
      <w:r>
        <w:t xml:space="preserve">Preferenciától függően dönthetünk arról, hogy a </w:t>
      </w:r>
      <w:r w:rsidR="0050771C">
        <w:t>kamerarendszert maga az Arduino lássa el árammal és ahhoz legyen kötve, vagy egy teljesen külön áramforráshoz legyen kötve. Figyelembe véve a kamera egyik helyről a másik</w:t>
      </w:r>
      <w:ins w:id="97" w:author="Balázs Dán" w:date="2021-11-14T21:14:00Z">
        <w:r w:rsidR="00E33FF1">
          <w:t xml:space="preserve"> helyre</w:t>
        </w:r>
      </w:ins>
      <w:del w:id="98" w:author="Balázs Dán" w:date="2021-11-14T21:14:00Z">
        <w:r w:rsidR="0050771C" w:rsidDel="00E33FF1">
          <w:delText>ra</w:delText>
        </w:r>
      </w:del>
      <w:r w:rsidR="0050771C">
        <w:t xml:space="preserve"> való </w:t>
      </w:r>
      <w:ins w:id="99" w:author="Balázs Dán" w:date="2021-11-14T21:15:00Z">
        <w:r w:rsidR="00E33FF1">
          <w:t>áthelyezését</w:t>
        </w:r>
      </w:ins>
      <w:del w:id="100" w:author="Balázs Dán" w:date="2021-11-14T21:15:00Z">
        <w:r w:rsidR="0050771C" w:rsidDel="00E33FF1">
          <w:delText>átvitelét</w:delText>
        </w:r>
      </w:del>
      <w:r w:rsidR="0050771C">
        <w:t>, praktikusabbnak találtam a két hardver nem összeillesztését. Célszerű szünetmentes áramforráshoz kötni mindkét hardvert.</w:t>
      </w:r>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19D4256B" w:rsidR="00D57497" w:rsidRPr="00C31260" w:rsidRDefault="00D57497" w:rsidP="003C2D3F">
      <w:pPr>
        <w:pStyle w:val="Szvegtrzs"/>
      </w:pPr>
      <w:r>
        <w:t xml:space="preserve">Mindkét hardver </w:t>
      </w:r>
      <w:r w:rsidR="00EF107D">
        <w:t xml:space="preserve">– </w:t>
      </w:r>
      <w:r>
        <w:t>kártyaolvasó-rendszer és kamerarendszer</w:t>
      </w:r>
      <w:r w:rsidR="00EF107D">
        <w:t xml:space="preserve"> – </w:t>
      </w:r>
      <w:r>
        <w:t xml:space="preserve">programozását az Arduino IDE-ben fogom megtenni. Mindezek előtt viszont szükségem volt egy backend-re, amely aszerint hajtja végre az ajtónyitás műveletét, hogy az RFID-ID és az Arduino-ID az szerepel-e az adatbázisban, vagy sem. A backend-hez </w:t>
      </w:r>
      <w:r w:rsidR="004709E5">
        <w:t>PHP</w:t>
      </w:r>
      <w:r>
        <w:t>-t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7AAC42A0" w:rsidR="00D57497" w:rsidRDefault="00D57497" w:rsidP="003C2D3F">
      <w:pPr>
        <w:pStyle w:val="Szvegtrzs"/>
      </w:pPr>
      <w:r>
        <w:t xml:space="preserve">Az adatbázisrendszerem elkészítéséhez XAMPP-t, azon belül phpMyAdmin-t használtam. Ezt a későbbiekben </w:t>
      </w:r>
      <w:r w:rsidR="008B6C1B">
        <w:t>D</w:t>
      </w:r>
      <w:r>
        <w:t>omain-re fogom lecserélni, de elsősorban szükségem volt egy 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rsidP="00CD7133">
      <w:pPr>
        <w:pStyle w:val="Szvegtrzs"/>
        <w:ind w:firstLine="0"/>
        <w:jc w:val="center"/>
      </w:pPr>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0">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p>
    <w:p w14:paraId="27EEC2CE" w14:textId="3E080271" w:rsidR="00D57497" w:rsidRDefault="00D57497" w:rsidP="003C2D3F">
      <w:pPr>
        <w:pStyle w:val="Szvegtrzs"/>
        <w:ind w:firstLine="0"/>
        <w:jc w:val="center"/>
      </w:pPr>
      <w:r>
        <w:t>15. ábra: XAMPP vezérlőpanel</w:t>
      </w:r>
    </w:p>
    <w:p w14:paraId="0DB415D5" w14:textId="77777777" w:rsidR="00D57497" w:rsidRDefault="00D57497" w:rsidP="003C2D3F">
      <w:pPr>
        <w:pStyle w:val="Szvegtrzs"/>
        <w:ind w:firstLine="0"/>
      </w:pPr>
    </w:p>
    <w:p w14:paraId="4D1BC2EA" w14:textId="170F1E9F" w:rsidR="00D57497" w:rsidRDefault="00D57497" w:rsidP="00CD7133">
      <w:pPr>
        <w:pStyle w:val="Szvegtrzs"/>
        <w:ind w:firstLine="0"/>
      </w:pPr>
      <w:r>
        <w:t>Ezekkel a lépésekkel létrehoztam saját lokális hálózatomat, amely adatbázissal is rendelkezik.</w:t>
      </w:r>
      <w:r w:rsidR="00716696">
        <w:t xml:space="preserve"> </w:t>
      </w:r>
      <w:r>
        <w:t xml:space="preserve">A fejlesztés teljes időtartama alatt az adatbázisrendszerem folyamatos módosításokon esett át, míg a végleges adatbázisrendszeremet az alábbiakban leírt módon </w:t>
      </w:r>
      <w:r>
        <w:lastRenderedPageBreak/>
        <w:t>készítettem el. Először is létrehoztam egy adatbázist „</w:t>
      </w:r>
      <w:r w:rsidRPr="00CD7133">
        <w:rPr>
          <w:rFonts w:ascii="Consolas" w:hAnsi="Consolas"/>
          <w:sz w:val="22"/>
          <w:szCs w:val="22"/>
        </w:rPr>
        <w:t>login_db</w:t>
      </w:r>
      <w:r>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7F303C85" w:rsidR="00D57497" w:rsidRPr="005118EA"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000000" w:themeColor="text1"/>
          <w:rPrChange w:id="101" w:author="Balázs Dán" w:date="2021-11-14T22:41:00Z">
            <w:rPr>
              <w:color w:val="444444"/>
            </w:rPr>
          </w:rPrChange>
        </w:rPr>
      </w:pPr>
      <w:r w:rsidRPr="005118EA">
        <w:rPr>
          <w:color w:val="000000" w:themeColor="text1"/>
          <w:rPrChange w:id="102" w:author="Balázs Dán" w:date="2021-11-14T22:41:00Z">
            <w:rPr>
              <w:color w:val="444444"/>
            </w:rPr>
          </w:rPrChange>
        </w:rPr>
        <w:t>CREATE TABLE `users` (</w:t>
      </w:r>
      <w:r w:rsidRPr="005118EA">
        <w:rPr>
          <w:color w:val="000000" w:themeColor="text1"/>
          <w:rPrChange w:id="103" w:author="Balázs Dán" w:date="2021-11-14T22:41:00Z">
            <w:rPr>
              <w:color w:val="444444"/>
            </w:rPr>
          </w:rPrChange>
        </w:rPr>
        <w:br/>
        <w:t>`id` bigint(20) NOT NULL AUTO_INCREMENT,</w:t>
      </w:r>
      <w:r w:rsidRPr="005118EA">
        <w:rPr>
          <w:color w:val="000000" w:themeColor="text1"/>
          <w:rPrChange w:id="104" w:author="Balázs Dán" w:date="2021-11-14T22:41:00Z">
            <w:rPr>
              <w:color w:val="444444"/>
            </w:rPr>
          </w:rPrChange>
        </w:rPr>
        <w:br/>
        <w:t>`user_id` varchar(</w:t>
      </w:r>
      <w:r w:rsidR="00497758" w:rsidRPr="005118EA">
        <w:rPr>
          <w:color w:val="000000" w:themeColor="text1"/>
          <w:rPrChange w:id="105" w:author="Balázs Dán" w:date="2021-11-14T22:41:00Z">
            <w:rPr>
              <w:color w:val="444444"/>
            </w:rPr>
          </w:rPrChange>
        </w:rPr>
        <w:t>40</w:t>
      </w:r>
      <w:r w:rsidRPr="005118EA">
        <w:rPr>
          <w:color w:val="000000" w:themeColor="text1"/>
          <w:rPrChange w:id="106" w:author="Balázs Dán" w:date="2021-11-14T22:41:00Z">
            <w:rPr>
              <w:color w:val="444444"/>
            </w:rPr>
          </w:rPrChange>
        </w:rPr>
        <w:t>) NOT NULL,</w:t>
      </w:r>
      <w:r w:rsidRPr="005118EA">
        <w:rPr>
          <w:color w:val="000000" w:themeColor="text1"/>
          <w:rPrChange w:id="107" w:author="Balázs Dán" w:date="2021-11-14T22:41:00Z">
            <w:rPr>
              <w:color w:val="444444"/>
            </w:rPr>
          </w:rPrChange>
        </w:rPr>
        <w:br/>
        <w:t>`email` varchar(</w:t>
      </w:r>
      <w:r w:rsidR="00497758" w:rsidRPr="005118EA">
        <w:rPr>
          <w:color w:val="000000" w:themeColor="text1"/>
          <w:rPrChange w:id="108" w:author="Balázs Dán" w:date="2021-11-14T22:41:00Z">
            <w:rPr>
              <w:color w:val="444444"/>
            </w:rPr>
          </w:rPrChange>
        </w:rPr>
        <w:t>40</w:t>
      </w:r>
      <w:r w:rsidRPr="005118EA">
        <w:rPr>
          <w:color w:val="000000" w:themeColor="text1"/>
          <w:rPrChange w:id="109" w:author="Balázs Dán" w:date="2021-11-14T22:41:00Z">
            <w:rPr>
              <w:color w:val="444444"/>
            </w:rPr>
          </w:rPrChange>
        </w:rPr>
        <w:t>) NOT NULL,</w:t>
      </w:r>
      <w:r w:rsidRPr="005118EA">
        <w:rPr>
          <w:color w:val="000000" w:themeColor="text1"/>
          <w:rPrChange w:id="110" w:author="Balázs Dán" w:date="2021-11-14T22:41:00Z">
            <w:rPr>
              <w:color w:val="444444"/>
            </w:rPr>
          </w:rPrChange>
        </w:rPr>
        <w:br/>
        <w:t>`user_name` varchar(</w:t>
      </w:r>
      <w:r w:rsidR="00497758" w:rsidRPr="005118EA">
        <w:rPr>
          <w:color w:val="000000" w:themeColor="text1"/>
          <w:rPrChange w:id="111" w:author="Balázs Dán" w:date="2021-11-14T22:41:00Z">
            <w:rPr>
              <w:color w:val="444444"/>
            </w:rPr>
          </w:rPrChange>
        </w:rPr>
        <w:t>40</w:t>
      </w:r>
      <w:r w:rsidRPr="005118EA">
        <w:rPr>
          <w:color w:val="000000" w:themeColor="text1"/>
          <w:rPrChange w:id="112" w:author="Balázs Dán" w:date="2021-11-14T22:41:00Z">
            <w:rPr>
              <w:color w:val="444444"/>
            </w:rPr>
          </w:rPrChange>
        </w:rPr>
        <w:t>) NOT NULL,</w:t>
      </w:r>
      <w:del w:id="113" w:author="Balázs Dán" w:date="2021-11-14T22:41:00Z">
        <w:r w:rsidR="00BB1785" w:rsidRPr="005118EA" w:rsidDel="005118EA">
          <w:rPr>
            <w:color w:val="000000" w:themeColor="text1"/>
            <w:rPrChange w:id="114" w:author="Balázs Dán" w:date="2021-11-14T22:41:00Z">
              <w:rPr>
                <w:color w:val="444444"/>
              </w:rPr>
            </w:rPrChange>
          </w:rPr>
          <w:delText>0</w:delText>
        </w:r>
      </w:del>
      <w:r w:rsidRPr="005118EA">
        <w:rPr>
          <w:color w:val="000000" w:themeColor="text1"/>
          <w:rPrChange w:id="115" w:author="Balázs Dán" w:date="2021-11-14T22:41:00Z">
            <w:rPr>
              <w:color w:val="444444"/>
            </w:rPr>
          </w:rPrChange>
        </w:rPr>
        <w:br/>
        <w:t>`password` varchar(100) NOT NULL,</w:t>
      </w:r>
      <w:r w:rsidRPr="005118EA">
        <w:rPr>
          <w:color w:val="000000" w:themeColor="text1"/>
          <w:rPrChange w:id="116" w:author="Balázs Dán" w:date="2021-11-14T22:41:00Z">
            <w:rPr>
              <w:color w:val="444444"/>
            </w:rPr>
          </w:rPrChange>
        </w:rPr>
        <w:br/>
        <w:t>`rfid_id` varchar(</w:t>
      </w:r>
      <w:r w:rsidR="00497758" w:rsidRPr="005118EA">
        <w:rPr>
          <w:color w:val="000000" w:themeColor="text1"/>
          <w:rPrChange w:id="117" w:author="Balázs Dán" w:date="2021-11-14T22:41:00Z">
            <w:rPr>
              <w:color w:val="444444"/>
            </w:rPr>
          </w:rPrChange>
        </w:rPr>
        <w:t>40</w:t>
      </w:r>
      <w:r w:rsidRPr="005118EA">
        <w:rPr>
          <w:color w:val="000000" w:themeColor="text1"/>
          <w:rPrChange w:id="118" w:author="Balázs Dán" w:date="2021-11-14T22:41:00Z">
            <w:rPr>
              <w:color w:val="444444"/>
            </w:rPr>
          </w:rPrChange>
        </w:rPr>
        <w:t>) NOT NULL DEFAULT ’Undefined’,</w:t>
      </w:r>
      <w:r w:rsidRPr="005118EA">
        <w:rPr>
          <w:color w:val="000000" w:themeColor="text1"/>
          <w:rPrChange w:id="119" w:author="Balázs Dán" w:date="2021-11-14T22:41:00Z">
            <w:rPr>
              <w:color w:val="444444"/>
            </w:rPr>
          </w:rPrChange>
        </w:rPr>
        <w:br/>
        <w:t>`date` timestamp NOT NULL DEFAULT current_timestamp() ON UPDATE current_timestamp(),</w:t>
      </w:r>
      <w:r w:rsidRPr="005118EA">
        <w:rPr>
          <w:color w:val="000000" w:themeColor="text1"/>
          <w:rPrChange w:id="120" w:author="Balázs Dán" w:date="2021-11-14T22:41:00Z">
            <w:rPr>
              <w:color w:val="444444"/>
            </w:rPr>
          </w:rPrChange>
        </w:rPr>
        <w:br/>
        <w:t>`admin_user` tinyint(1) NOT NULL DEFAULT 0,</w:t>
      </w:r>
      <w:r w:rsidRPr="005118EA">
        <w:rPr>
          <w:color w:val="000000" w:themeColor="text1"/>
          <w:rPrChange w:id="121" w:author="Balázs Dán" w:date="2021-11-14T22:41:00Z">
            <w:rPr>
              <w:color w:val="444444"/>
            </w:rPr>
          </w:rPrChange>
        </w:rPr>
        <w:br/>
        <w:t>`token` varchar(</w:t>
      </w:r>
      <w:r w:rsidR="00497758" w:rsidRPr="005118EA">
        <w:rPr>
          <w:color w:val="000000" w:themeColor="text1"/>
          <w:rPrChange w:id="122" w:author="Balázs Dán" w:date="2021-11-14T22:41:00Z">
            <w:rPr>
              <w:color w:val="444444"/>
            </w:rPr>
          </w:rPrChange>
        </w:rPr>
        <w:t>40</w:t>
      </w:r>
      <w:r w:rsidRPr="005118EA">
        <w:rPr>
          <w:color w:val="000000" w:themeColor="text1"/>
          <w:rPrChange w:id="123" w:author="Balázs Dán" w:date="2021-11-14T22:41:00Z">
            <w:rPr>
              <w:color w:val="444444"/>
            </w:rPr>
          </w:rPrChange>
        </w:rPr>
        <w:t>) NOT NULL,</w:t>
      </w:r>
      <w:r w:rsidRPr="005118EA">
        <w:rPr>
          <w:color w:val="000000" w:themeColor="text1"/>
          <w:rPrChange w:id="124" w:author="Balázs Dán" w:date="2021-11-14T22:41:00Z">
            <w:rPr>
              <w:color w:val="444444"/>
            </w:rPr>
          </w:rPrChange>
        </w:rPr>
        <w:br/>
        <w:t>PRIMARY KEY (`id`),</w:t>
      </w:r>
      <w:r w:rsidRPr="005118EA">
        <w:rPr>
          <w:color w:val="000000" w:themeColor="text1"/>
          <w:rPrChange w:id="125" w:author="Balázs Dán" w:date="2021-11-14T22:41:00Z">
            <w:rPr>
              <w:color w:val="444444"/>
            </w:rPr>
          </w:rPrChange>
        </w:rPr>
        <w:br/>
        <w:t>KEY `user_id` (`user_id`),</w:t>
      </w:r>
      <w:r w:rsidRPr="005118EA">
        <w:rPr>
          <w:color w:val="000000" w:themeColor="text1"/>
          <w:rPrChange w:id="126" w:author="Balázs Dán" w:date="2021-11-14T22:41:00Z">
            <w:rPr>
              <w:color w:val="444444"/>
            </w:rPr>
          </w:rPrChange>
        </w:rPr>
        <w:br/>
        <w:t>KEY `date` (`date`),</w:t>
      </w:r>
      <w:r w:rsidRPr="005118EA">
        <w:rPr>
          <w:color w:val="000000" w:themeColor="text1"/>
          <w:rPrChange w:id="127" w:author="Balázs Dán" w:date="2021-11-14T22:41:00Z">
            <w:rPr>
              <w:color w:val="444444"/>
            </w:rPr>
          </w:rPrChange>
        </w:rPr>
        <w:br/>
        <w:t>) ENGINE=InnoDB AUTO_INCREMENT=1 DEFAULT CHARSET=utf8mb4</w:t>
      </w:r>
    </w:p>
    <w:p w14:paraId="4194F968" w14:textId="77777777" w:rsidR="00D57497" w:rsidRDefault="00D57497" w:rsidP="003C2D3F">
      <w:pPr>
        <w:pStyle w:val="Szvegtrzs"/>
        <w:ind w:firstLine="426"/>
      </w:pPr>
    </w:p>
    <w:p w14:paraId="0B30DA6F" w14:textId="0E9C5091" w:rsidR="00D57497" w:rsidRDefault="00D57497" w:rsidP="003C2D3F">
      <w:pPr>
        <w:pStyle w:val="Szvegtrzs"/>
        <w:ind w:firstLine="426"/>
      </w:pPr>
      <w:r>
        <w:t>A „</w:t>
      </w:r>
      <w:r w:rsidRPr="00CD7133">
        <w:rPr>
          <w:rFonts w:ascii="Consolas" w:hAnsi="Consolas"/>
          <w:sz w:val="22"/>
          <w:szCs w:val="22"/>
        </w:rPr>
        <w:t>users</w:t>
      </w:r>
      <w:r>
        <w:t>” adattáblában helyezkednek el a felhasználók regisztációs adatai. Minden user-hez fog tartozni egy „</w:t>
      </w:r>
      <w:r w:rsidRPr="00CD7133">
        <w:rPr>
          <w:rFonts w:ascii="Consolas" w:hAnsi="Consolas"/>
          <w:sz w:val="22"/>
          <w:szCs w:val="22"/>
        </w:rPr>
        <w:t>user_id</w:t>
      </w:r>
      <w:r>
        <w:t>”, amellyel a többi adattáblában tudjuk majd beazonosítani, hogy melyik Arduino-hoz fér hozzá attól függően, hogy rendelkezik-e RFID ID-val, stb. Természetesen van felhasználói neve („</w:t>
      </w:r>
      <w:r w:rsidRPr="00CD7133">
        <w:rPr>
          <w:rFonts w:ascii="Consolas" w:hAnsi="Consolas"/>
          <w:sz w:val="22"/>
          <w:szCs w:val="22"/>
        </w:rPr>
        <w:t>user_name</w:t>
      </w:r>
      <w:r>
        <w:t>”), illetve jelszava („</w:t>
      </w:r>
      <w:r w:rsidRPr="00CD7133">
        <w:rPr>
          <w:rFonts w:ascii="Consolas" w:hAnsi="Consolas"/>
          <w:sz w:val="22"/>
          <w:szCs w:val="22"/>
        </w:rPr>
        <w:t>password</w:t>
      </w:r>
      <w:r>
        <w:t>”), amelyekkel sikeres regisztráció után majd be tud jelentkezni. Sikeres regisztrációt követően alapértelmezettként nem fog rendelkezni RFID ID-val, ez majd az applikáción belül vagy adatbázison keresztül módosíthat</w:t>
      </w:r>
      <w:r w:rsidR="00847B6C">
        <w:t>ó</w:t>
      </w:r>
      <w:r>
        <w:t xml:space="preserve">. A jelszava backend-en keresztül </w:t>
      </w:r>
      <w:r w:rsidRPr="00CD7133">
        <w:rPr>
          <w:rFonts w:ascii="Consolas" w:hAnsi="Consolas"/>
          <w:sz w:val="22"/>
          <w:szCs w:val="22"/>
        </w:rPr>
        <w:t>md5()</w:t>
      </w:r>
      <w:r>
        <w:t xml:space="preserve"> hash-sztringként van elmentve az adattáblában a nagyobb biztonság megteremtésének érdekében. Minden egyes bejelentkezés során a felhasználó egy új „</w:t>
      </w:r>
      <w:r w:rsidRPr="00CD7133">
        <w:rPr>
          <w:rFonts w:ascii="Consolas" w:hAnsi="Consolas"/>
          <w:sz w:val="22"/>
          <w:szCs w:val="22"/>
        </w:rPr>
        <w:t>token</w:t>
      </w:r>
      <w:r>
        <w:t>”-nel fog rendelkezni, amellyel beazonosítjuk a bejelentkezett felhasználót a „</w:t>
      </w:r>
      <w:r w:rsidRPr="00CD7133">
        <w:rPr>
          <w:rFonts w:ascii="Consolas" w:hAnsi="Consolas"/>
          <w:sz w:val="22"/>
          <w:szCs w:val="22"/>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689DE2A4" w:rsidR="00D57497" w:rsidRPr="00D40172"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rPr>
          <w:color w:val="000000" w:themeColor="text1"/>
          <w:rPrChange w:id="128" w:author="Balázs Dán" w:date="2021-11-14T22:41:00Z">
            <w:rPr/>
          </w:rPrChange>
        </w:rPr>
      </w:pPr>
      <w:r w:rsidRPr="00D40172">
        <w:rPr>
          <w:color w:val="000000" w:themeColor="text1"/>
          <w:rPrChange w:id="129" w:author="Balázs Dán" w:date="2021-11-14T22:41:00Z">
            <w:rPr/>
          </w:rPrChange>
        </w:rPr>
        <w:t xml:space="preserve">CREATE TABLE </w:t>
      </w:r>
      <w:r w:rsidRPr="00D40172">
        <w:rPr>
          <w:color w:val="000000" w:themeColor="text1"/>
          <w:rPrChange w:id="130" w:author="Balázs Dán" w:date="2021-11-14T22:41:00Z">
            <w:rPr>
              <w:color w:val="444444"/>
            </w:rPr>
          </w:rPrChange>
        </w:rPr>
        <w:t>`arduino_devices</w:t>
      </w:r>
      <w:del w:id="131" w:author="Balázs Dán" w:date="2021-11-14T21:23:00Z">
        <w:r w:rsidRPr="00D40172" w:rsidDel="00EC31EE">
          <w:rPr>
            <w:color w:val="000000" w:themeColor="text1"/>
            <w:rPrChange w:id="132" w:author="Balázs Dán" w:date="2021-11-14T22:41:00Z">
              <w:rPr>
                <w:color w:val="444444"/>
              </w:rPr>
            </w:rPrChange>
          </w:rPr>
          <w:delText>’</w:delText>
        </w:r>
      </w:del>
      <w:ins w:id="133" w:author="Balázs Dán" w:date="2021-11-14T21:23:00Z">
        <w:r w:rsidR="00EC31EE" w:rsidRPr="00D40172">
          <w:rPr>
            <w:color w:val="000000" w:themeColor="text1"/>
            <w:rPrChange w:id="134" w:author="Balázs Dán" w:date="2021-11-14T22:41:00Z">
              <w:rPr>
                <w:color w:val="444444"/>
              </w:rPr>
            </w:rPrChange>
          </w:rPr>
          <w:t>`</w:t>
        </w:r>
      </w:ins>
      <w:r w:rsidRPr="00D40172">
        <w:rPr>
          <w:color w:val="000000" w:themeColor="text1"/>
          <w:rPrChange w:id="135" w:author="Balázs Dán" w:date="2021-11-14T22:41:00Z">
            <w:rPr>
              <w:color w:val="444444"/>
            </w:rPr>
          </w:rPrChange>
        </w:rPr>
        <w:t xml:space="preserve"> (</w:t>
      </w:r>
      <w:r w:rsidRPr="00D40172">
        <w:rPr>
          <w:color w:val="000000" w:themeColor="text1"/>
          <w:rPrChange w:id="136" w:author="Balázs Dán" w:date="2021-11-14T22:41:00Z">
            <w:rPr>
              <w:color w:val="444444"/>
            </w:rPr>
          </w:rPrChange>
        </w:rPr>
        <w:br/>
        <w:t>`id` bigint(20) NOT NULL AUTO_INCREMENT,</w:t>
      </w:r>
      <w:r w:rsidRPr="00D40172">
        <w:rPr>
          <w:color w:val="000000" w:themeColor="text1"/>
          <w:rPrChange w:id="137" w:author="Balázs Dán" w:date="2021-11-14T22:41:00Z">
            <w:rPr>
              <w:color w:val="444444"/>
            </w:rPr>
          </w:rPrChange>
        </w:rPr>
        <w:br/>
        <w:t>`arduino_id` varchar(</w:t>
      </w:r>
      <w:r w:rsidR="00497758" w:rsidRPr="00D40172">
        <w:rPr>
          <w:color w:val="000000" w:themeColor="text1"/>
          <w:rPrChange w:id="138" w:author="Balázs Dán" w:date="2021-11-14T22:41:00Z">
            <w:rPr>
              <w:color w:val="444444"/>
            </w:rPr>
          </w:rPrChange>
        </w:rPr>
        <w:t>40</w:t>
      </w:r>
      <w:r w:rsidRPr="00D40172">
        <w:rPr>
          <w:color w:val="000000" w:themeColor="text1"/>
          <w:rPrChange w:id="139" w:author="Balázs Dán" w:date="2021-11-14T22:41:00Z">
            <w:rPr>
              <w:color w:val="444444"/>
            </w:rPr>
          </w:rPrChange>
        </w:rPr>
        <w:t>) NOT NULL,</w:t>
      </w:r>
      <w:r w:rsidR="008A61D9" w:rsidRPr="00D40172">
        <w:rPr>
          <w:color w:val="000000" w:themeColor="text1"/>
          <w:rPrChange w:id="140" w:author="Balázs Dán" w:date="2021-11-14T22:41:00Z">
            <w:rPr>
              <w:color w:val="444444"/>
            </w:rPr>
          </w:rPrChange>
        </w:rPr>
        <w:br/>
        <w:t>`video_url` varchar(40) NOT NULL DEFAULT ’Undefined’,</w:t>
      </w:r>
      <w:r w:rsidRPr="00D40172">
        <w:rPr>
          <w:color w:val="000000" w:themeColor="text1"/>
          <w:rPrChange w:id="141" w:author="Balázs Dán" w:date="2021-11-14T22:41:00Z">
            <w:rPr>
              <w:color w:val="444444"/>
            </w:rPr>
          </w:rPrChange>
        </w:rPr>
        <w:br/>
        <w:t>PRIMARY KEY (`id`),</w:t>
      </w:r>
      <w:r w:rsidRPr="00D40172">
        <w:rPr>
          <w:color w:val="000000" w:themeColor="text1"/>
          <w:rPrChange w:id="142" w:author="Balázs Dán" w:date="2021-11-14T22:41:00Z">
            <w:rPr>
              <w:color w:val="444444"/>
            </w:rPr>
          </w:rPrChange>
        </w:rPr>
        <w:br/>
      </w:r>
      <w:r w:rsidRPr="00D40172">
        <w:rPr>
          <w:color w:val="000000" w:themeColor="text1"/>
          <w:rPrChange w:id="143" w:author="Balázs Dán" w:date="2021-11-14T22:41:00Z">
            <w:rPr/>
          </w:rPrChange>
        </w:rPr>
        <w:t xml:space="preserve">KEY </w:t>
      </w:r>
      <w:r w:rsidRPr="00D40172">
        <w:rPr>
          <w:color w:val="000000" w:themeColor="text1"/>
          <w:rPrChange w:id="144" w:author="Balázs Dán" w:date="2021-11-14T22:41:00Z">
            <w:rPr>
              <w:color w:val="444444"/>
            </w:rPr>
          </w:rPrChange>
        </w:rPr>
        <w:t>`arduino_id` (`arduino_id`)</w:t>
      </w:r>
      <w:r w:rsidRPr="00D40172">
        <w:rPr>
          <w:color w:val="000000" w:themeColor="text1"/>
          <w:rPrChange w:id="145" w:author="Balázs Dán" w:date="2021-11-14T22:41:00Z">
            <w:rPr>
              <w:color w:val="444444"/>
            </w:rPr>
          </w:rPrChange>
        </w:rPr>
        <w:br/>
      </w:r>
      <w:r w:rsidRPr="00D40172">
        <w:rPr>
          <w:color w:val="000000" w:themeColor="text1"/>
          <w:rPrChange w:id="146" w:author="Balázs Dán" w:date="2021-11-14T22:41:00Z">
            <w:rPr/>
          </w:rPrChange>
        </w:rPr>
        <w:t>) ENGINE=InnoDB AUTO_INCREMENT=1 DEFAULT CHARSET=utf8mb4</w:t>
      </w:r>
    </w:p>
    <w:p w14:paraId="352B6332" w14:textId="77777777" w:rsidR="00D57497" w:rsidRDefault="00D57497" w:rsidP="003C2D3F">
      <w:pPr>
        <w:pStyle w:val="Szvegtrzs"/>
        <w:ind w:firstLine="0"/>
        <w:jc w:val="left"/>
      </w:pPr>
    </w:p>
    <w:p w14:paraId="5C893ED1" w14:textId="09DC89AA" w:rsidR="00D57497" w:rsidRDefault="00D57497" w:rsidP="003C2D3F">
      <w:pPr>
        <w:pStyle w:val="Szvegtrzs"/>
        <w:ind w:firstLine="426"/>
      </w:pPr>
      <w:r>
        <w:t>Az „</w:t>
      </w:r>
      <w:r w:rsidRPr="00CD7133">
        <w:rPr>
          <w:rFonts w:ascii="Consolas" w:hAnsi="Consolas"/>
          <w:sz w:val="22"/>
          <w:szCs w:val="22"/>
        </w:rPr>
        <w:t>arduino_devices</w:t>
      </w:r>
      <w:r>
        <w:t>” adattábla tartalmazza az összes jelenleg elérhető Arduino eszköz „</w:t>
      </w:r>
      <w:r w:rsidRPr="00CD7133">
        <w:rPr>
          <w:rFonts w:ascii="Consolas" w:hAnsi="Consolas"/>
          <w:sz w:val="22"/>
          <w:szCs w:val="22"/>
        </w:rPr>
        <w:t>arduino_id</w:t>
      </w:r>
      <w:r>
        <w:t>”-ját</w:t>
      </w:r>
      <w:r w:rsidR="009E56C4">
        <w:t xml:space="preserve"> és az ahhoz tartozó Video Streaming URL-jét</w:t>
      </w:r>
      <w:r>
        <w:t xml:space="preserve">. </w:t>
      </w:r>
      <w:r w:rsidR="0034686E">
        <w:t>Manuálisan bővíthető.</w:t>
      </w:r>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4F337997" w:rsidR="00D57497" w:rsidRPr="005118EA"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rPr>
          <w:color w:val="000000" w:themeColor="text1"/>
          <w:rPrChange w:id="147" w:author="Balázs Dán" w:date="2021-11-14T22:41:00Z">
            <w:rPr/>
          </w:rPrChange>
        </w:rPr>
      </w:pPr>
      <w:r w:rsidRPr="005118EA">
        <w:rPr>
          <w:color w:val="000000" w:themeColor="text1"/>
          <w:rPrChange w:id="148" w:author="Balázs Dán" w:date="2021-11-14T22:41:00Z">
            <w:rPr/>
          </w:rPrChange>
        </w:rPr>
        <w:t xml:space="preserve">CREATE TABLE </w:t>
      </w:r>
      <w:r w:rsidRPr="005118EA">
        <w:rPr>
          <w:color w:val="000000" w:themeColor="text1"/>
          <w:rPrChange w:id="149" w:author="Balázs Dán" w:date="2021-11-14T22:41:00Z">
            <w:rPr>
              <w:color w:val="444444"/>
            </w:rPr>
          </w:rPrChange>
        </w:rPr>
        <w:t>`rfid_manager` (</w:t>
      </w:r>
      <w:r w:rsidRPr="005118EA">
        <w:rPr>
          <w:color w:val="000000" w:themeColor="text1"/>
          <w:rPrChange w:id="150" w:author="Balázs Dán" w:date="2021-11-14T22:41:00Z">
            <w:rPr>
              <w:color w:val="444444"/>
            </w:rPr>
          </w:rPrChange>
        </w:rPr>
        <w:br/>
        <w:t>`id` bigint(20) NOT NULL AUTO_INCREMENT,</w:t>
      </w:r>
      <w:r w:rsidRPr="005118EA">
        <w:rPr>
          <w:color w:val="000000" w:themeColor="text1"/>
          <w:shd w:val="clear" w:color="auto" w:fill="E7E6E6" w:themeFill="background2"/>
          <w:rPrChange w:id="151" w:author="Balázs Dán" w:date="2021-11-14T22:41:00Z">
            <w:rPr>
              <w:color w:val="444444"/>
              <w:shd w:val="clear" w:color="auto" w:fill="E7E6E6" w:themeFill="background2"/>
            </w:rPr>
          </w:rPrChange>
        </w:rPr>
        <w:br/>
      </w:r>
      <w:r w:rsidRPr="005118EA">
        <w:rPr>
          <w:color w:val="000000" w:themeColor="text1"/>
          <w:rPrChange w:id="152" w:author="Balázs Dán" w:date="2021-11-14T22:41:00Z">
            <w:rPr>
              <w:color w:val="444444"/>
            </w:rPr>
          </w:rPrChange>
        </w:rPr>
        <w:t>`rfid_id` varchar(</w:t>
      </w:r>
      <w:r w:rsidR="00497758" w:rsidRPr="005118EA">
        <w:rPr>
          <w:color w:val="000000" w:themeColor="text1"/>
          <w:rPrChange w:id="153" w:author="Balázs Dán" w:date="2021-11-14T22:41:00Z">
            <w:rPr>
              <w:color w:val="444444"/>
            </w:rPr>
          </w:rPrChange>
        </w:rPr>
        <w:t>40</w:t>
      </w:r>
      <w:r w:rsidRPr="005118EA">
        <w:rPr>
          <w:color w:val="000000" w:themeColor="text1"/>
          <w:rPrChange w:id="154" w:author="Balázs Dán" w:date="2021-11-14T22:41:00Z">
            <w:rPr>
              <w:color w:val="444444"/>
            </w:rPr>
          </w:rPrChange>
        </w:rPr>
        <w:t>) NOT NULL,</w:t>
      </w:r>
      <w:r w:rsidRPr="005118EA">
        <w:rPr>
          <w:color w:val="000000" w:themeColor="text1"/>
          <w:rPrChange w:id="155" w:author="Balázs Dán" w:date="2021-11-14T22:41:00Z">
            <w:rPr>
              <w:color w:val="444444"/>
            </w:rPr>
          </w:rPrChange>
        </w:rPr>
        <w:br/>
      </w:r>
      <w:ins w:id="156" w:author="Balázs Dán" w:date="2021-11-14T22:42:00Z">
        <w:r w:rsidR="00B01686" w:rsidRPr="0029691E">
          <w:rPr>
            <w:color w:val="000000" w:themeColor="text1"/>
          </w:rPr>
          <w:t>`</w:t>
        </w:r>
      </w:ins>
      <w:del w:id="157" w:author="Balázs Dán" w:date="2021-11-14T22:42:00Z">
        <w:r w:rsidRPr="005118EA" w:rsidDel="00B01686">
          <w:rPr>
            <w:color w:val="000000" w:themeColor="text1"/>
            <w:rPrChange w:id="158" w:author="Balázs Dán" w:date="2021-11-14T22:41:00Z">
              <w:rPr>
                <w:color w:val="444444"/>
              </w:rPr>
            </w:rPrChange>
          </w:rPr>
          <w:delText>’</w:delText>
        </w:r>
      </w:del>
      <w:r w:rsidRPr="005118EA">
        <w:rPr>
          <w:color w:val="000000" w:themeColor="text1"/>
          <w:rPrChange w:id="159" w:author="Balázs Dán" w:date="2021-11-14T22:41:00Z">
            <w:rPr>
              <w:color w:val="444444"/>
            </w:rPr>
          </w:rPrChange>
        </w:rPr>
        <w:t>access_state</w:t>
      </w:r>
      <w:ins w:id="160" w:author="Balázs Dán" w:date="2021-11-14T22:42:00Z">
        <w:r w:rsidR="001C3419" w:rsidRPr="0029691E">
          <w:rPr>
            <w:color w:val="000000" w:themeColor="text1"/>
          </w:rPr>
          <w:t>`</w:t>
        </w:r>
      </w:ins>
      <w:del w:id="161" w:author="Balázs Dán" w:date="2021-11-14T22:42:00Z">
        <w:r w:rsidRPr="005118EA" w:rsidDel="001C3419">
          <w:rPr>
            <w:color w:val="000000" w:themeColor="text1"/>
            <w:rPrChange w:id="162" w:author="Balázs Dán" w:date="2021-11-14T22:41:00Z">
              <w:rPr>
                <w:color w:val="444444"/>
              </w:rPr>
            </w:rPrChange>
          </w:rPr>
          <w:delText>’</w:delText>
        </w:r>
      </w:del>
      <w:r w:rsidRPr="005118EA">
        <w:rPr>
          <w:color w:val="000000" w:themeColor="text1"/>
          <w:rPrChange w:id="163" w:author="Balázs Dán" w:date="2021-11-14T22:41:00Z">
            <w:rPr>
              <w:color w:val="444444"/>
            </w:rPr>
          </w:rPrChange>
        </w:rPr>
        <w:t xml:space="preserve"> tinyint(1) NOT NULL DEFAULT 1,</w:t>
      </w:r>
      <w:r w:rsidRPr="005118EA">
        <w:rPr>
          <w:color w:val="000000" w:themeColor="text1"/>
          <w:rPrChange w:id="164" w:author="Balázs Dán" w:date="2021-11-14T22:41:00Z">
            <w:rPr>
              <w:color w:val="444444"/>
            </w:rPr>
          </w:rPrChange>
        </w:rPr>
        <w:br/>
        <w:t>`arduino_id` varchar(</w:t>
      </w:r>
      <w:r w:rsidR="00497758" w:rsidRPr="005118EA">
        <w:rPr>
          <w:color w:val="000000" w:themeColor="text1"/>
          <w:rPrChange w:id="165" w:author="Balázs Dán" w:date="2021-11-14T22:41:00Z">
            <w:rPr>
              <w:color w:val="444444"/>
            </w:rPr>
          </w:rPrChange>
        </w:rPr>
        <w:t>40</w:t>
      </w:r>
      <w:r w:rsidRPr="005118EA">
        <w:rPr>
          <w:color w:val="000000" w:themeColor="text1"/>
          <w:rPrChange w:id="166" w:author="Balázs Dán" w:date="2021-11-14T22:41:00Z">
            <w:rPr>
              <w:color w:val="444444"/>
            </w:rPr>
          </w:rPrChange>
        </w:rPr>
        <w:t>) NOT NULL DEFAULT ’Undefined’,</w:t>
      </w:r>
      <w:r w:rsidRPr="005118EA">
        <w:rPr>
          <w:color w:val="000000" w:themeColor="text1"/>
          <w:rPrChange w:id="167" w:author="Balázs Dán" w:date="2021-11-14T22:41:00Z">
            <w:rPr>
              <w:color w:val="444444"/>
            </w:rPr>
          </w:rPrChange>
        </w:rPr>
        <w:br/>
        <w:t>`isRequested` tinyint(1) NOT NULL DEFAULT 0,</w:t>
      </w:r>
      <w:r w:rsidR="00E97111" w:rsidRPr="005118EA">
        <w:rPr>
          <w:color w:val="000000" w:themeColor="text1"/>
          <w:rPrChange w:id="168" w:author="Balázs Dán" w:date="2021-11-14T22:41:00Z">
            <w:rPr>
              <w:color w:val="444444"/>
            </w:rPr>
          </w:rPrChange>
        </w:rPr>
        <w:br/>
        <w:t>`user_request` tinyint(1) NOT NULL DEFAULT 0,</w:t>
      </w:r>
      <w:r w:rsidRPr="005118EA">
        <w:rPr>
          <w:color w:val="000000" w:themeColor="text1"/>
          <w:rPrChange w:id="169" w:author="Balázs Dán" w:date="2021-11-14T22:41:00Z">
            <w:rPr>
              <w:color w:val="444444"/>
            </w:rPr>
          </w:rPrChange>
        </w:rPr>
        <w:br/>
        <w:t>PRIMARY KEY (`id`),</w:t>
      </w:r>
      <w:r w:rsidRPr="005118EA">
        <w:rPr>
          <w:color w:val="000000" w:themeColor="text1"/>
          <w:rPrChange w:id="170" w:author="Balázs Dán" w:date="2021-11-14T22:41:00Z">
            <w:rPr>
              <w:color w:val="444444"/>
            </w:rPr>
          </w:rPrChange>
        </w:rPr>
        <w:br/>
        <w:t>KEY `rfid_id` (`rfid_id`),</w:t>
      </w:r>
      <w:r w:rsidRPr="005118EA">
        <w:rPr>
          <w:color w:val="000000" w:themeColor="text1"/>
          <w:rPrChange w:id="171" w:author="Balázs Dán" w:date="2021-11-14T22:41:00Z">
            <w:rPr>
              <w:color w:val="444444"/>
            </w:rPr>
          </w:rPrChange>
        </w:rPr>
        <w:br/>
        <w:t>KEY `access_state` (`access_state`)</w:t>
      </w:r>
      <w:r w:rsidRPr="005118EA">
        <w:rPr>
          <w:color w:val="000000" w:themeColor="text1"/>
          <w:rPrChange w:id="172" w:author="Balázs Dán" w:date="2021-11-14T22:41:00Z">
            <w:rPr>
              <w:color w:val="444444"/>
            </w:rPr>
          </w:rPrChange>
        </w:rPr>
        <w:br/>
      </w:r>
      <w:r w:rsidRPr="005118EA">
        <w:rPr>
          <w:color w:val="000000" w:themeColor="text1"/>
          <w:rPrChange w:id="173" w:author="Balázs Dán" w:date="2021-11-14T22:41:00Z">
            <w:rPr/>
          </w:rPrChange>
        </w:rPr>
        <w:t>) ENGINE=InnoDB AUTO_INCREMENT=1 DEFAULT CHARSET=utf8mb4</w:t>
      </w:r>
    </w:p>
    <w:p w14:paraId="4C217DD0" w14:textId="77777777" w:rsidR="00D57497" w:rsidRDefault="00D57497" w:rsidP="003C2D3F">
      <w:pPr>
        <w:pStyle w:val="Szvegtrzs"/>
        <w:ind w:firstLine="0"/>
        <w:jc w:val="left"/>
      </w:pPr>
    </w:p>
    <w:p w14:paraId="436F6DFB" w14:textId="67288DE6" w:rsidR="00D57497" w:rsidRDefault="00D57497" w:rsidP="003C2D3F">
      <w:pPr>
        <w:pStyle w:val="Szvegtrzs"/>
        <w:ind w:firstLine="426"/>
      </w:pPr>
      <w:r>
        <w:t>Az „</w:t>
      </w:r>
      <w:r w:rsidRPr="00CD7133">
        <w:rPr>
          <w:rFonts w:ascii="Consolas" w:hAnsi="Consolas"/>
          <w:sz w:val="22"/>
          <w:szCs w:val="22"/>
        </w:rPr>
        <w:t>rfid_manager</w:t>
      </w:r>
      <w:r>
        <w:t>” adattábla tartalmazza, hogy egyes „</w:t>
      </w:r>
      <w:r w:rsidRPr="00CD7133">
        <w:rPr>
          <w:rFonts w:ascii="Consolas" w:hAnsi="Consolas"/>
          <w:sz w:val="22"/>
          <w:szCs w:val="22"/>
        </w:rPr>
        <w:t>rfid_id</w:t>
      </w:r>
      <w:r>
        <w:t>”-k melyik „</w:t>
      </w:r>
      <w:r w:rsidRPr="00CD7133">
        <w:rPr>
          <w:rFonts w:ascii="Consolas" w:hAnsi="Consolas"/>
          <w:sz w:val="22"/>
          <w:szCs w:val="22"/>
        </w:rPr>
        <w:t>arduino_id</w:t>
      </w:r>
      <w:r>
        <w:t xml:space="preserve">”-kkal </w:t>
      </w:r>
      <w:r w:rsidR="00AF6B8C">
        <w:t>rendelkeznek</w:t>
      </w:r>
      <w:r>
        <w:t>, és hogy e</w:t>
      </w:r>
      <w:r w:rsidR="00AF6B8C">
        <w:t>zek</w:t>
      </w:r>
      <w:r>
        <w:t>nek milyen az „</w:t>
      </w:r>
      <w:r w:rsidRPr="00CD7133">
        <w:rPr>
          <w:rFonts w:ascii="Consolas" w:hAnsi="Consolas"/>
          <w:sz w:val="22"/>
          <w:szCs w:val="22"/>
        </w:rPr>
        <w:t>access_state</w:t>
      </w:r>
      <w:r>
        <w:t>”-je. Az „</w:t>
      </w:r>
      <w:r w:rsidRPr="00CD7133">
        <w:rPr>
          <w:rFonts w:ascii="Consolas" w:hAnsi="Consolas"/>
          <w:sz w:val="22"/>
          <w:szCs w:val="22"/>
        </w:rPr>
        <w:t>access_state</w:t>
      </w:r>
      <w:r>
        <w:t>” határozza meg, hogy a felhasználó „</w:t>
      </w:r>
      <w:r w:rsidRPr="00CD7133">
        <w:rPr>
          <w:rFonts w:ascii="Consolas" w:hAnsi="Consolas"/>
          <w:sz w:val="22"/>
          <w:szCs w:val="22"/>
        </w:rPr>
        <w:t>rfid_id</w:t>
      </w:r>
      <w:r>
        <w:t>”-jának az adott „</w:t>
      </w:r>
      <w:r w:rsidRPr="00CD7133">
        <w:rPr>
          <w:rFonts w:ascii="Consolas" w:hAnsi="Consolas"/>
          <w:sz w:val="22"/>
          <w:szCs w:val="22"/>
        </w:rPr>
        <w:t>arduino_id</w:t>
      </w:r>
      <w:r>
        <w:t>”-ra van-e belépési engedélye, vagy sem.</w:t>
      </w:r>
      <w:r w:rsidR="00F73EED">
        <w:t xml:space="preserve"> Azon rekord esetén, ahol az „</w:t>
      </w:r>
      <w:r w:rsidR="00F73EED" w:rsidRPr="00CD7133">
        <w:rPr>
          <w:rFonts w:ascii="Consolas" w:hAnsi="Consolas"/>
          <w:sz w:val="22"/>
          <w:szCs w:val="22"/>
        </w:rPr>
        <w:t>isRequested</w:t>
      </w:r>
      <w:r w:rsidR="00F73EED">
        <w:t xml:space="preserve">” frissítve van 1 értékre, elvégzi az Arduino az ajtónyitást, majd 0-ra </w:t>
      </w:r>
      <w:r w:rsidR="00F73EED">
        <w:lastRenderedPageBreak/>
        <w:t>visszaállítja annak értékét.</w:t>
      </w:r>
      <w:r w:rsidR="00282B6E">
        <w:t xml:space="preserve"> Admin felhasználó applikáción keresztül </w:t>
      </w:r>
      <w:r w:rsidR="00282B6E" w:rsidRPr="00CD7133">
        <w:rPr>
          <w:rFonts w:ascii="Consolas" w:hAnsi="Consolas"/>
          <w:sz w:val="22"/>
          <w:szCs w:val="22"/>
        </w:rPr>
        <w:t>Undefined</w:t>
      </w:r>
      <w:r w:rsidR="00282B6E">
        <w:t xml:space="preserve">-ra állíthatja azon </w:t>
      </w:r>
      <w:r w:rsidR="00847B6C">
        <w:t>rekord „</w:t>
      </w:r>
      <w:r w:rsidR="00282B6E" w:rsidRPr="00CD7133">
        <w:rPr>
          <w:rFonts w:ascii="Consolas" w:hAnsi="Consolas"/>
          <w:sz w:val="22"/>
          <w:szCs w:val="22"/>
        </w:rPr>
        <w:t>rfid_id</w:t>
      </w:r>
      <w:r w:rsidR="00847B6C">
        <w:t>”</w:t>
      </w:r>
      <w:r w:rsidR="00282B6E">
        <w:t>-</w:t>
      </w:r>
      <w:r w:rsidR="00847B6C">
        <w:t>já</w:t>
      </w:r>
      <w:r w:rsidR="00282B6E">
        <w:t>t, ahol a „</w:t>
      </w:r>
      <w:r w:rsidR="00282B6E" w:rsidRPr="00CD7133">
        <w:rPr>
          <w:rFonts w:ascii="Consolas" w:hAnsi="Consolas"/>
          <w:sz w:val="22"/>
          <w:szCs w:val="22"/>
        </w:rPr>
        <w:t>user_request</w:t>
      </w:r>
      <w:r w:rsidR="00282B6E">
        <w:t>” értéke 1.</w:t>
      </w:r>
    </w:p>
    <w:p w14:paraId="71BEB985" w14:textId="77777777" w:rsidR="00F73EED" w:rsidRDefault="00F73EED" w:rsidP="00CD7133">
      <w:pPr>
        <w:pStyle w:val="Szvegtrzs"/>
        <w:ind w:firstLine="0"/>
      </w:pPr>
    </w:p>
    <w:p w14:paraId="030567BA" w14:textId="77777777" w:rsidR="00D57497" w:rsidRDefault="00D57497" w:rsidP="003C2D3F">
      <w:pPr>
        <w:pStyle w:val="Szvegtrzs"/>
        <w:numPr>
          <w:ilvl w:val="0"/>
          <w:numId w:val="16"/>
        </w:numPr>
        <w:jc w:val="left"/>
      </w:pPr>
      <w:r>
        <w:t>arduino_logs:</w:t>
      </w:r>
    </w:p>
    <w:p w14:paraId="0168F97B" w14:textId="77777777" w:rsidR="00D57497" w:rsidRPr="005118EA"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rPr>
          <w:color w:val="000000" w:themeColor="text1"/>
          <w:rPrChange w:id="174" w:author="Balázs Dán" w:date="2021-11-14T22:41:00Z">
            <w:rPr/>
          </w:rPrChange>
        </w:rPr>
      </w:pPr>
      <w:r w:rsidRPr="005118EA">
        <w:rPr>
          <w:color w:val="000000" w:themeColor="text1"/>
          <w:rPrChange w:id="175" w:author="Balázs Dán" w:date="2021-11-14T22:41:00Z">
            <w:rPr/>
          </w:rPrChange>
        </w:rPr>
        <w:t xml:space="preserve">CREATE TABLE </w:t>
      </w:r>
      <w:r w:rsidRPr="005118EA">
        <w:rPr>
          <w:color w:val="000000" w:themeColor="text1"/>
          <w:rPrChange w:id="176" w:author="Balázs Dán" w:date="2021-11-14T22:41:00Z">
            <w:rPr>
              <w:color w:val="444444"/>
            </w:rPr>
          </w:rPrChange>
        </w:rPr>
        <w:t>`arduino_logs` (</w:t>
      </w:r>
      <w:r w:rsidRPr="005118EA">
        <w:rPr>
          <w:color w:val="000000" w:themeColor="text1"/>
          <w:rPrChange w:id="177" w:author="Balázs Dán" w:date="2021-11-14T22:41:00Z">
            <w:rPr>
              <w:color w:val="444444"/>
            </w:rPr>
          </w:rPrChange>
        </w:rPr>
        <w:br/>
        <w:t>`id` bigint(20) NOT NULL AUTO_INCREMENT,</w:t>
      </w:r>
      <w:r w:rsidRPr="005118EA">
        <w:rPr>
          <w:color w:val="000000" w:themeColor="text1"/>
          <w:rPrChange w:id="178" w:author="Balázs Dán" w:date="2021-11-14T22:41:00Z">
            <w:rPr>
              <w:color w:val="444444"/>
            </w:rPr>
          </w:rPrChange>
        </w:rPr>
        <w:br/>
        <w:t>`rfid_id` varchar(255) NOT NULL,</w:t>
      </w:r>
      <w:r w:rsidRPr="005118EA">
        <w:rPr>
          <w:color w:val="000000" w:themeColor="text1"/>
          <w:rPrChange w:id="179" w:author="Balázs Dán" w:date="2021-11-14T22:41:00Z">
            <w:rPr>
              <w:color w:val="444444"/>
            </w:rPr>
          </w:rPrChange>
        </w:rPr>
        <w:br/>
        <w:t>`arduino_id` varchar(255) NOT NULL,</w:t>
      </w:r>
      <w:r w:rsidRPr="005118EA">
        <w:rPr>
          <w:color w:val="000000" w:themeColor="text1"/>
          <w:rPrChange w:id="180" w:author="Balázs Dán" w:date="2021-11-14T22:41:00Z">
            <w:rPr>
              <w:color w:val="444444"/>
            </w:rPr>
          </w:rPrChange>
        </w:rPr>
        <w:br/>
        <w:t>`date` timestamp NOT NULL DEFAULT current_timestamp() ON UPDATE current_timestamp(),</w:t>
      </w:r>
      <w:r w:rsidRPr="005118EA">
        <w:rPr>
          <w:color w:val="000000" w:themeColor="text1"/>
          <w:rPrChange w:id="181" w:author="Balázs Dán" w:date="2021-11-14T22:41:00Z">
            <w:rPr>
              <w:color w:val="444444"/>
            </w:rPr>
          </w:rPrChange>
        </w:rPr>
        <w:br/>
        <w:t>`state` tinyint(1) NOT NULL,</w:t>
      </w:r>
      <w:r w:rsidRPr="005118EA">
        <w:rPr>
          <w:color w:val="000000" w:themeColor="text1"/>
          <w:rPrChange w:id="182" w:author="Balázs Dán" w:date="2021-11-14T22:41:00Z">
            <w:rPr>
              <w:color w:val="444444"/>
            </w:rPr>
          </w:rPrChange>
        </w:rPr>
        <w:br/>
        <w:t>`openedWith` varchar(11) NOT NULL,</w:t>
      </w:r>
      <w:r w:rsidRPr="005118EA">
        <w:rPr>
          <w:color w:val="000000" w:themeColor="text1"/>
          <w:rPrChange w:id="183" w:author="Balázs Dán" w:date="2021-11-14T22:41:00Z">
            <w:rPr>
              <w:color w:val="444444"/>
            </w:rPr>
          </w:rPrChange>
        </w:rPr>
        <w:br/>
        <w:t>PRIMARY KEY (`id`),</w:t>
      </w:r>
      <w:r w:rsidRPr="005118EA">
        <w:rPr>
          <w:color w:val="000000" w:themeColor="text1"/>
          <w:rPrChange w:id="184" w:author="Balázs Dán" w:date="2021-11-14T22:41:00Z">
            <w:rPr>
              <w:color w:val="444444"/>
            </w:rPr>
          </w:rPrChange>
        </w:rPr>
        <w:br/>
        <w:t>KEY `rfid_id` (`rfid_id`),</w:t>
      </w:r>
      <w:r w:rsidRPr="005118EA">
        <w:rPr>
          <w:color w:val="000000" w:themeColor="text1"/>
          <w:rPrChange w:id="185" w:author="Balázs Dán" w:date="2021-11-14T22:41:00Z">
            <w:rPr>
              <w:color w:val="444444"/>
            </w:rPr>
          </w:rPrChange>
        </w:rPr>
        <w:br/>
        <w:t>KEY `arduino_id` (`arduino_id`)</w:t>
      </w:r>
      <w:r w:rsidRPr="005118EA">
        <w:rPr>
          <w:color w:val="000000" w:themeColor="text1"/>
          <w:rPrChange w:id="186" w:author="Balázs Dán" w:date="2021-11-14T22:41:00Z">
            <w:rPr>
              <w:color w:val="444444"/>
            </w:rPr>
          </w:rPrChange>
        </w:rPr>
        <w:br/>
      </w:r>
      <w:r w:rsidRPr="005118EA">
        <w:rPr>
          <w:color w:val="000000" w:themeColor="text1"/>
          <w:rPrChange w:id="187" w:author="Balázs Dán" w:date="2021-11-14T22:41:00Z">
            <w:rPr/>
          </w:rPrChange>
        </w:rP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CD7133">
        <w:rPr>
          <w:rFonts w:ascii="Consolas" w:hAnsi="Consolas"/>
          <w:sz w:val="22"/>
          <w:szCs w:val="22"/>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Pr="005118EA"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rPr>
          <w:color w:val="000000" w:themeColor="text1"/>
          <w:rPrChange w:id="188" w:author="Balázs Dán" w:date="2021-11-14T22:41:00Z">
            <w:rPr/>
          </w:rPrChange>
        </w:rPr>
      </w:pPr>
      <w:r w:rsidRPr="005118EA">
        <w:rPr>
          <w:color w:val="000000" w:themeColor="text1"/>
          <w:rPrChange w:id="189" w:author="Balázs Dán" w:date="2021-11-14T22:41:00Z">
            <w:rPr/>
          </w:rPrChange>
        </w:rPr>
        <w:t xml:space="preserve">CREATE TABLE </w:t>
      </w:r>
      <w:r w:rsidRPr="005118EA">
        <w:rPr>
          <w:color w:val="000000" w:themeColor="text1"/>
          <w:rPrChange w:id="190" w:author="Balázs Dán" w:date="2021-11-14T22:41:00Z">
            <w:rPr>
              <w:color w:val="444444"/>
            </w:rPr>
          </w:rPrChange>
        </w:rPr>
        <w:t>`pictures` (</w:t>
      </w:r>
      <w:r w:rsidRPr="005118EA">
        <w:rPr>
          <w:color w:val="000000" w:themeColor="text1"/>
          <w:rPrChange w:id="191" w:author="Balázs Dán" w:date="2021-11-14T22:41:00Z">
            <w:rPr>
              <w:color w:val="444444"/>
            </w:rPr>
          </w:rPrChange>
        </w:rPr>
        <w:br/>
        <w:t>`id` bigint(20) NOT NULL AUTO_INCREMENT,</w:t>
      </w:r>
      <w:r w:rsidRPr="005118EA">
        <w:rPr>
          <w:color w:val="000000" w:themeColor="text1"/>
          <w:rPrChange w:id="192" w:author="Balázs Dán" w:date="2021-11-14T22:41:00Z">
            <w:rPr>
              <w:color w:val="444444"/>
            </w:rPr>
          </w:rPrChange>
        </w:rPr>
        <w:br/>
        <w:t>`img_name ` varchar(</w:t>
      </w:r>
      <w:r w:rsidR="00497758" w:rsidRPr="005118EA">
        <w:rPr>
          <w:color w:val="000000" w:themeColor="text1"/>
          <w:rPrChange w:id="193" w:author="Balázs Dán" w:date="2021-11-14T22:41:00Z">
            <w:rPr>
              <w:color w:val="444444"/>
            </w:rPr>
          </w:rPrChange>
        </w:rPr>
        <w:t>40</w:t>
      </w:r>
      <w:r w:rsidRPr="005118EA">
        <w:rPr>
          <w:color w:val="000000" w:themeColor="text1"/>
          <w:rPrChange w:id="194" w:author="Balázs Dán" w:date="2021-11-14T22:41:00Z">
            <w:rPr>
              <w:color w:val="444444"/>
            </w:rPr>
          </w:rPrChange>
        </w:rPr>
        <w:t>) NOT NULL,</w:t>
      </w:r>
      <w:r w:rsidRPr="005118EA">
        <w:rPr>
          <w:color w:val="000000" w:themeColor="text1"/>
          <w:rPrChange w:id="195" w:author="Balázs Dán" w:date="2021-11-14T22:41:00Z">
            <w:rPr>
              <w:color w:val="444444"/>
            </w:rPr>
          </w:rPrChange>
        </w:rPr>
        <w:br/>
        <w:t>`date_added` timestamp NOT NULL DEFAULT current_timestamp() ON UPDATE current_timestamp(),</w:t>
      </w:r>
      <w:r w:rsidRPr="005118EA">
        <w:rPr>
          <w:color w:val="000000" w:themeColor="text1"/>
          <w:rPrChange w:id="196" w:author="Balázs Dán" w:date="2021-11-14T22:41:00Z">
            <w:rPr>
              <w:color w:val="444444"/>
            </w:rPr>
          </w:rPrChange>
        </w:rPr>
        <w:br/>
        <w:t>`arduino_id` varchar(</w:t>
      </w:r>
      <w:r w:rsidR="00497758" w:rsidRPr="005118EA">
        <w:rPr>
          <w:color w:val="000000" w:themeColor="text1"/>
          <w:rPrChange w:id="197" w:author="Balázs Dán" w:date="2021-11-14T22:41:00Z">
            <w:rPr>
              <w:color w:val="444444"/>
            </w:rPr>
          </w:rPrChange>
        </w:rPr>
        <w:t>40</w:t>
      </w:r>
      <w:r w:rsidRPr="005118EA">
        <w:rPr>
          <w:color w:val="000000" w:themeColor="text1"/>
          <w:rPrChange w:id="198" w:author="Balázs Dán" w:date="2021-11-14T22:41:00Z">
            <w:rPr>
              <w:color w:val="444444"/>
            </w:rPr>
          </w:rPrChange>
        </w:rPr>
        <w:t>) NOT NULL,</w:t>
      </w:r>
      <w:r w:rsidRPr="005118EA">
        <w:rPr>
          <w:color w:val="000000" w:themeColor="text1"/>
          <w:rPrChange w:id="199" w:author="Balázs Dán" w:date="2021-11-14T22:41:00Z">
            <w:rPr>
              <w:color w:val="444444"/>
            </w:rPr>
          </w:rPrChange>
        </w:rPr>
        <w:br/>
        <w:t>PRIMARY KEY(`id`),</w:t>
      </w:r>
      <w:r w:rsidRPr="005118EA">
        <w:rPr>
          <w:color w:val="000000" w:themeColor="text1"/>
          <w:rPrChange w:id="200" w:author="Balázs Dán" w:date="2021-11-14T22:41:00Z">
            <w:rPr>
              <w:color w:val="444444"/>
            </w:rPr>
          </w:rPrChange>
        </w:rPr>
        <w:br/>
        <w:t>KEY `img_name` (`img_name`),</w:t>
      </w:r>
      <w:r w:rsidRPr="005118EA">
        <w:rPr>
          <w:color w:val="000000" w:themeColor="text1"/>
          <w:rPrChange w:id="201" w:author="Balázs Dán" w:date="2021-11-14T22:41:00Z">
            <w:rPr>
              <w:color w:val="444444"/>
            </w:rPr>
          </w:rPrChange>
        </w:rPr>
        <w:br/>
        <w:t>KEY `arduino_id` (`arduino_id`)</w:t>
      </w:r>
      <w:r w:rsidRPr="005118EA">
        <w:rPr>
          <w:color w:val="000000" w:themeColor="text1"/>
          <w:rPrChange w:id="202" w:author="Balázs Dán" w:date="2021-11-14T22:41:00Z">
            <w:rPr>
              <w:color w:val="444444"/>
            </w:rPr>
          </w:rPrChange>
        </w:rPr>
        <w:br/>
      </w:r>
      <w:r w:rsidRPr="005118EA">
        <w:rPr>
          <w:color w:val="000000" w:themeColor="text1"/>
          <w:rPrChange w:id="203" w:author="Balázs Dán" w:date="2021-11-14T22:41:00Z">
            <w:rPr/>
          </w:rPrChange>
        </w:rP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pPr>
      <w:r>
        <w:lastRenderedPageBreak/>
        <w:t>A „</w:t>
      </w:r>
      <w:r w:rsidRPr="00CD7133">
        <w:rPr>
          <w:rFonts w:ascii="Consolas" w:hAnsi="Consolas"/>
          <w:sz w:val="22"/>
          <w:szCs w:val="22"/>
        </w:rPr>
        <w:t>pictures</w:t>
      </w:r>
      <w:r>
        <w:t>” adattáblában szerepelnek az ESP32-CAM által készített képek nevei („</w:t>
      </w:r>
      <w:r w:rsidRPr="00CD7133">
        <w:rPr>
          <w:rFonts w:ascii="Consolas" w:hAnsi="Consolas"/>
          <w:sz w:val="22"/>
          <w:szCs w:val="22"/>
        </w:rPr>
        <w:t>img_name</w:t>
      </w:r>
      <w:r>
        <w:t>”), illetve azon Arduino ID-ja, amellyel kapcsolatban áll. A kép készítési idejét is logolja.</w:t>
      </w:r>
      <w:r w:rsidRPr="00A45978">
        <w:t xml:space="preserve"> </w:t>
      </w:r>
    </w:p>
    <w:p w14:paraId="74B40414" w14:textId="19D8AF43" w:rsidR="00D57497" w:rsidRDefault="00D57497" w:rsidP="003C2D3F">
      <w:pPr>
        <w:pStyle w:val="Cmsor2"/>
        <w:spacing w:after="0"/>
      </w:pPr>
      <w:r>
        <w:t>A kártyaolvasó-rendszer programozása</w:t>
      </w:r>
    </w:p>
    <w:p w14:paraId="390D74BE" w14:textId="28C856BD" w:rsidR="00D57497" w:rsidRDefault="00D57497" w:rsidP="003C2D3F">
      <w:pPr>
        <w:pStyle w:val="Szvegtrzs"/>
        <w:ind w:firstLine="426"/>
      </w:pPr>
      <w:r>
        <w:t>Az Arduino IDE elég nagy</w:t>
      </w:r>
      <w:r w:rsidR="00A13B1A">
        <w:t xml:space="preserve"> </w:t>
      </w:r>
      <w:r>
        <w:t xml:space="preserve">számú példakóddal rendelkezik. Ezek a kódok kifejezetten hasznosak ahhoz, hogy megértsük egyes library-k és kódok működését. Esetemben a </w:t>
      </w:r>
      <w:r w:rsidRPr="00FB6C5C">
        <w:rPr>
          <w:rFonts w:ascii="Consolas" w:hAnsi="Consolas"/>
          <w:sz w:val="22"/>
          <w:szCs w:val="22"/>
          <w:bdr w:val="single" w:sz="4" w:space="0" w:color="auto"/>
          <w:shd w:val="clear" w:color="auto" w:fill="E7E6E6" w:themeFill="background2"/>
          <w:rPrChange w:id="204" w:author="Balázs Dán" w:date="2021-11-14T22:40:00Z">
            <w:rPr>
              <w:bdr w:val="single" w:sz="4" w:space="0" w:color="auto"/>
              <w:shd w:val="clear" w:color="auto" w:fill="E7E6E6" w:themeFill="background2"/>
            </w:rPr>
          </w:rPrChange>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1">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pPr>
      <w:r>
        <w:t>16. ábra: Arduino IDE Get Request</w:t>
      </w:r>
    </w:p>
    <w:p w14:paraId="22AE221A" w14:textId="77777777" w:rsidR="00E150ED" w:rsidRDefault="00E150ED" w:rsidP="003C2D3F">
      <w:pPr>
        <w:pStyle w:val="Szvegtrzs"/>
        <w:ind w:firstLine="0"/>
        <w:jc w:val="center"/>
      </w:pPr>
    </w:p>
    <w:p w14:paraId="60D8D63B" w14:textId="28B44962" w:rsidR="00D57497" w:rsidRDefault="00D57497" w:rsidP="003C2D3F">
      <w:pPr>
        <w:pStyle w:val="Szvegtrzs"/>
      </w:pPr>
      <w:r>
        <w:t xml:space="preserve">Egy másik példakód, amit felhasználtam, az az RFID beolvasásáért felel. A példakód a </w:t>
      </w:r>
      <w:r w:rsidRPr="00FB6C5C">
        <w:rPr>
          <w:rFonts w:ascii="Consolas" w:hAnsi="Consolas"/>
          <w:sz w:val="22"/>
          <w:szCs w:val="22"/>
          <w:bdr w:val="single" w:sz="4" w:space="0" w:color="auto"/>
          <w:shd w:val="clear" w:color="auto" w:fill="E7E6E6" w:themeFill="background2"/>
          <w:rPrChange w:id="205" w:author="Balázs Dán" w:date="2021-11-14T22:40:00Z">
            <w:rPr>
              <w:bdr w:val="single" w:sz="4" w:space="0" w:color="auto"/>
              <w:shd w:val="clear" w:color="auto" w:fill="E7E6E6" w:themeFill="background2"/>
            </w:rPr>
          </w:rPrChange>
        </w:rPr>
        <w:t>File &gt; Examples &gt; MFRC522 &gt; ReadNUID</w:t>
      </w:r>
      <w:r>
        <w:t xml:space="preserve"> elérési útvonalon érhető el. Az RFID ID az „uid” változóban van tárolva, míg az Arduino ID a „UniqueIDString”-ben</w:t>
      </w:r>
      <w:r w:rsidR="00EA628A">
        <w:t xml:space="preserve"> </w:t>
      </w:r>
      <w:r w:rsidR="00EA628A">
        <w:fldChar w:fldCharType="begin"/>
      </w:r>
      <w:r w:rsidR="00EA628A">
        <w:instrText xml:space="preserve"> REF _Ref87373833 \r \h </w:instrText>
      </w:r>
      <w:r w:rsidR="00EA628A">
        <w:fldChar w:fldCharType="separate"/>
      </w:r>
      <w:r w:rsidR="00EA628A">
        <w:t>[18]</w:t>
      </w:r>
      <w:r w:rsidR="00EA628A">
        <w:fldChar w:fldCharType="end"/>
      </w:r>
      <w:r w:rsidR="00EE00E3">
        <w:fldChar w:fldCharType="begin"/>
      </w:r>
      <w:r w:rsidR="00EE00E3">
        <w:instrText xml:space="preserve"> REF _Ref87373833 \r \h </w:instrText>
      </w:r>
      <w:r w:rsidR="00B62B2C">
        <w:fldChar w:fldCharType="separate"/>
      </w:r>
      <w:r w:rsidR="00EE00E3">
        <w:fldChar w:fldCharType="end"/>
      </w:r>
      <w:r>
        <w:t xml:space="preserve">. Az MFRC522 az nem egy alapértelmezetten létező library, azt előzetesen telepíteni kell. Ezt könnyen meg lehet tenni a </w:t>
      </w:r>
      <w:r w:rsidRPr="00FB6C5C">
        <w:rPr>
          <w:rFonts w:ascii="Consolas" w:hAnsi="Consolas"/>
          <w:sz w:val="22"/>
          <w:szCs w:val="22"/>
          <w:bdr w:val="single" w:sz="4" w:space="0" w:color="auto"/>
          <w:shd w:val="clear" w:color="auto" w:fill="E7E6E6" w:themeFill="background2"/>
          <w:rPrChange w:id="206" w:author="Balázs Dán" w:date="2021-11-14T22:40:00Z">
            <w:rPr>
              <w:bdr w:val="single" w:sz="4" w:space="0" w:color="auto"/>
              <w:shd w:val="clear" w:color="auto" w:fill="E7E6E6" w:themeFill="background2"/>
            </w:rPr>
          </w:rPrChange>
        </w:rPr>
        <w:t>Tools &gt; Manage Libraries</w:t>
      </w:r>
      <w:r>
        <w:t xml:space="preserve"> menüpontnál.</w:t>
      </w:r>
    </w:p>
    <w:p w14:paraId="51F66C82" w14:textId="7B95C1A1" w:rsidR="00D57497" w:rsidRDefault="00D57497" w:rsidP="003C2D3F">
      <w:pPr>
        <w:pStyle w:val="Szvegtrzs"/>
      </w:pPr>
      <w:r>
        <w:t xml:space="preserve">Kártyaérintés esetén egy </w:t>
      </w:r>
      <w:del w:id="207" w:author="Balázs Dán" w:date="2021-11-14T21:27:00Z">
        <w:r w:rsidDel="00965C84">
          <w:delText xml:space="preserve">Get </w:delText>
        </w:r>
      </w:del>
      <w:ins w:id="208" w:author="Balázs Dán" w:date="2021-11-14T21:27:00Z">
        <w:r w:rsidR="00965C84">
          <w:t>GET</w:t>
        </w:r>
        <w:r w:rsidR="00965C84">
          <w:t xml:space="preserve"> </w:t>
        </w:r>
      </w:ins>
      <w:r>
        <w:t>Request segítségével kér le adatokat az adatbázisból az „</w:t>
      </w:r>
      <w:r w:rsidRPr="00CD7133">
        <w:rPr>
          <w:rFonts w:ascii="Consolas" w:hAnsi="Consolas"/>
          <w:sz w:val="22"/>
          <w:szCs w:val="22"/>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w:t>
      </w:r>
      <w:ins w:id="209" w:author="Balázs Dán" w:date="2021-11-14T21:28:00Z">
        <w:r w:rsidR="009A7BD2">
          <w:t xml:space="preserve"> </w:t>
        </w:r>
      </w:ins>
      <w:r>
        <w:t>Ellenkező esetben nem nyitja ki az ajtót. A próbálkozásokat elmenti a „</w:t>
      </w:r>
      <w:r w:rsidRPr="00CD7133">
        <w:rPr>
          <w:rFonts w:ascii="Consolas" w:hAnsi="Consolas"/>
          <w:sz w:val="22"/>
          <w:szCs w:val="22"/>
        </w:rPr>
        <w:t>logs</w:t>
      </w:r>
      <w:r>
        <w:t>” adattáblában attól függően, hogy az „</w:t>
      </w:r>
      <w:r w:rsidRPr="00CD7133">
        <w:rPr>
          <w:rFonts w:ascii="Consolas" w:hAnsi="Consolas"/>
          <w:sz w:val="22"/>
          <w:szCs w:val="22"/>
        </w:rPr>
        <w:t>rfid_id</w:t>
      </w:r>
      <w:r>
        <w:t xml:space="preserve">” az valid.Az </w:t>
      </w:r>
      <w:r w:rsidRPr="00CD7133">
        <w:rPr>
          <w:rFonts w:ascii="Consolas" w:hAnsi="Consolas"/>
          <w:sz w:val="22"/>
          <w:szCs w:val="22"/>
        </w:rPr>
        <w:t>openDoor()</w:t>
      </w:r>
      <w:r>
        <w:t xml:space="preserve"> funkció nyitja ki az ajtót a relé segítségével, amely </w:t>
      </w:r>
      <w:r w:rsidRPr="00CD7133">
        <w:rPr>
          <w:rFonts w:ascii="Consolas" w:hAnsi="Consolas"/>
          <w:sz w:val="22"/>
          <w:szCs w:val="22"/>
        </w:rPr>
        <w:t>digitalWrite(6, HIGH)</w:t>
      </w:r>
      <w:r w:rsidRPr="00304D80">
        <w:t>,</w:t>
      </w:r>
      <w:r>
        <w:t xml:space="preserve"> majd </w:t>
      </w:r>
      <w:r w:rsidRPr="00CD7133">
        <w:rPr>
          <w:rFonts w:ascii="Consolas" w:hAnsi="Consolas"/>
          <w:sz w:val="22"/>
          <w:szCs w:val="22"/>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2">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326C151E" w14:textId="5EE73237" w:rsidR="00EA628A" w:rsidRDefault="007E5086" w:rsidP="00EA628A">
      <w:pPr>
        <w:pStyle w:val="Szvegtrzs"/>
        <w:jc w:val="center"/>
      </w:pPr>
      <w:r>
        <w:t>17. ábra: Arduino IDE http response kódrészlet</w:t>
      </w:r>
    </w:p>
    <w:p w14:paraId="667E608A" w14:textId="77777777" w:rsidR="00EA628A" w:rsidRDefault="00EA628A" w:rsidP="00CD7133">
      <w:pPr>
        <w:pStyle w:val="Szvegtrzs"/>
        <w:ind w:firstLine="0"/>
      </w:pPr>
    </w:p>
    <w:p w14:paraId="0CCEDE95" w14:textId="2AA4D67B" w:rsidR="007548C7" w:rsidRDefault="00D57497" w:rsidP="007548C7">
      <w:pPr>
        <w:pStyle w:val="Szvegtrzs"/>
        <w:rPr>
          <w:noProof/>
        </w:rPr>
      </w:pPr>
      <w:r>
        <w:t xml:space="preserve">Így megtörténik az Arduino és </w:t>
      </w:r>
      <w:r w:rsidR="004709E5">
        <w:t xml:space="preserve">PHP </w:t>
      </w:r>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CD7133">
        <w:rPr>
          <w:rFonts w:ascii="Consolas" w:hAnsi="Consolas"/>
          <w:sz w:val="22"/>
          <w:szCs w:val="22"/>
        </w:rPr>
        <w:t>users</w:t>
      </w:r>
      <w:r>
        <w:rPr>
          <w:noProof/>
        </w:rPr>
        <w:t>” adattábla „</w:t>
      </w:r>
      <w:r w:rsidRPr="00CD7133">
        <w:rPr>
          <w:rFonts w:ascii="Consolas" w:hAnsi="Consolas"/>
          <w:sz w:val="22"/>
          <w:szCs w:val="22"/>
        </w:rPr>
        <w:t>isRequested</w:t>
      </w:r>
      <w:r>
        <w:rPr>
          <w:noProof/>
        </w:rPr>
        <w:t>” értékét 1-re a használt „</w:t>
      </w:r>
      <w:r w:rsidRPr="00CD7133">
        <w:rPr>
          <w:rFonts w:ascii="Consolas" w:hAnsi="Consolas"/>
          <w:sz w:val="22"/>
          <w:szCs w:val="22"/>
        </w:rPr>
        <w:t>rfid_id</w:t>
      </w:r>
      <w:r>
        <w:rPr>
          <w:noProof/>
        </w:rPr>
        <w:t>” és „</w:t>
      </w:r>
      <w:r w:rsidRPr="00CD7133">
        <w:rPr>
          <w:rFonts w:ascii="Consolas" w:hAnsi="Consolas"/>
          <w:sz w:val="22"/>
          <w:szCs w:val="22"/>
        </w:rPr>
        <w:t>arduino_id</w:t>
      </w:r>
      <w:r>
        <w:rPr>
          <w:noProof/>
        </w:rPr>
        <w:t>”-nál.</w:t>
      </w:r>
    </w:p>
    <w:p w14:paraId="1AAF14AF" w14:textId="3A2B902E" w:rsidR="006A0719" w:rsidRPr="00AA4D5A" w:rsidRDefault="006A0719" w:rsidP="002D4005">
      <w:pPr>
        <w:pStyle w:val="Szvegtrzs"/>
      </w:pPr>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r w:rsidR="002D4005">
        <w:t xml:space="preserve"> (18. ábra)</w:t>
      </w:r>
      <w:r>
        <w:t>.</w:t>
      </w:r>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pPr>
      <w:r>
        <w:t xml:space="preserve">18. ábra: </w:t>
      </w:r>
      <w:r w:rsidRPr="00CD7133">
        <w:rPr>
          <w:rFonts w:ascii="Consolas" w:hAnsi="Consolas"/>
          <w:sz w:val="22"/>
          <w:szCs w:val="22"/>
        </w:rPr>
        <w:t>open_door.php</w:t>
      </w:r>
      <w:r>
        <w:t xml:space="preserve"> kódrészlet</w:t>
      </w:r>
    </w:p>
    <w:p w14:paraId="1410788F" w14:textId="090B18EA" w:rsidR="002D4005" w:rsidRDefault="002D4005" w:rsidP="002D4005">
      <w:pPr>
        <w:pStyle w:val="Szvegtrzs"/>
        <w:ind w:firstLine="0"/>
      </w:pPr>
    </w:p>
    <w:p w14:paraId="09C77C90" w14:textId="7835335D" w:rsidR="002D4005" w:rsidRDefault="002D4005" w:rsidP="00CD7133">
      <w:pPr>
        <w:pStyle w:val="Szvegtrzs"/>
      </w:pPr>
      <w:r>
        <w:t>A kártyaérintés esetén történő GET Request hasonlóan működik a</w:t>
      </w:r>
      <w:del w:id="210" w:author="Balázs Dán" w:date="2021-11-14T21:30:00Z">
        <w:r w:rsidDel="0025222A">
          <w:delText>z</w:delText>
        </w:r>
      </w:del>
      <w:r>
        <w:t xml:space="preserve"> </w:t>
      </w:r>
      <w:ins w:id="211" w:author="Balázs Dán" w:date="2021-11-14T21:30:00Z">
        <w:r w:rsidR="00CC332D">
          <w:t>fenti</w:t>
        </w:r>
      </w:ins>
      <w:del w:id="212" w:author="Balázs Dán" w:date="2021-11-14T21:30:00Z">
        <w:r w:rsidDel="00CC332D">
          <w:delText>alábbi</w:delText>
        </w:r>
      </w:del>
      <w:r>
        <w:t xml:space="preserve"> képen látható GET Request-tel.</w:t>
      </w:r>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4">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CD7133">
        <w:rPr>
          <w:rFonts w:ascii="Consolas" w:hAnsi="Consolas"/>
          <w:sz w:val="22"/>
          <w:szCs w:val="22"/>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CD7133">
        <w:rPr>
          <w:rFonts w:ascii="Consolas" w:hAnsi="Consolas"/>
          <w:sz w:val="22"/>
          <w:szCs w:val="22"/>
        </w:rPr>
        <w:t>connection.php</w:t>
      </w:r>
    </w:p>
    <w:p w14:paraId="26366BD8" w14:textId="77777777" w:rsidR="003D4FB7" w:rsidRDefault="003D4FB7" w:rsidP="002A29F0">
      <w:pPr>
        <w:pStyle w:val="Szvegtrzs"/>
        <w:ind w:firstLine="0"/>
        <w:rPr>
          <w:noProof/>
        </w:rPr>
      </w:pPr>
    </w:p>
    <w:p w14:paraId="79EC7566" w14:textId="7DDE3750" w:rsidR="00D57497" w:rsidRDefault="00D57497" w:rsidP="003C2D3F">
      <w:pPr>
        <w:pStyle w:val="Cmsor2"/>
        <w:spacing w:after="0"/>
      </w:pPr>
      <w:r>
        <w:lastRenderedPageBreak/>
        <w:t>A kamerarendszer programozása</w:t>
      </w:r>
    </w:p>
    <w:p w14:paraId="7F60B2E0" w14:textId="6C46527E" w:rsidR="00D57497" w:rsidRDefault="00D57497" w:rsidP="003C2D3F">
      <w:pPr>
        <w:pStyle w:val="Szvegtrzs"/>
        <w:ind w:firstLine="426"/>
      </w:pPr>
      <w:r>
        <w:t>Ahhoz, hogy le tudjuk majd programozni az ESP32-CAM kameránkat, fel kell telepíteni magát az ESP32 ADD-on-t</w:t>
      </w:r>
      <w:r w:rsidR="007E73CA">
        <w:t xml:space="preserve"> </w:t>
      </w:r>
      <w:r w:rsidR="007E73CA">
        <w:fldChar w:fldCharType="begin"/>
      </w:r>
      <w:r w:rsidR="007E73CA">
        <w:instrText xml:space="preserve"> REF _Ref87374025 \r \h </w:instrText>
      </w:r>
      <w:r w:rsidR="007E73CA">
        <w:fldChar w:fldCharType="separate"/>
      </w:r>
      <w:r w:rsidR="007E73CA">
        <w:t>[19]</w:t>
      </w:r>
      <w:r w:rsidR="007E73CA">
        <w:fldChar w:fldCharType="end"/>
      </w:r>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8F393B">
        <w:rPr>
          <w:bdr w:val="single" w:sz="4" w:space="0" w:color="auto"/>
          <w:shd w:val="clear" w:color="auto" w:fill="E7E6E6" w:themeFill="background2"/>
        </w:rPr>
        <w:t>File</w:t>
      </w:r>
      <w:r>
        <w:rPr>
          <w:bdr w:val="single" w:sz="4" w:space="0" w:color="auto"/>
          <w:shd w:val="clear" w:color="auto" w:fill="E7E6E6" w:themeFill="background2"/>
        </w:rPr>
        <w:t xml:space="preserve"> &gt;</w:t>
      </w:r>
      <w:r w:rsidRPr="008F393B">
        <w:rPr>
          <w:bdr w:val="single" w:sz="4" w:space="0" w:color="auto"/>
          <w:shd w:val="clear" w:color="auto" w:fill="E7E6E6" w:themeFill="background2"/>
        </w:rPr>
        <w:t xml:space="preserve"> Preferences</w:t>
      </w:r>
      <w:r>
        <w:t xml:space="preserve"> opcióra</w:t>
      </w:r>
    </w:p>
    <w:p w14:paraId="1995E6C1" w14:textId="77777777" w:rsidR="00D57497" w:rsidRDefault="00D57497" w:rsidP="003C2D3F">
      <w:pPr>
        <w:pStyle w:val="Szvegtrzs"/>
        <w:numPr>
          <w:ilvl w:val="0"/>
          <w:numId w:val="17"/>
        </w:numPr>
      </w:pPr>
      <w:r>
        <w:t xml:space="preserve">Az </w:t>
      </w:r>
      <w:r w:rsidRPr="000B4FFF">
        <w:rPr>
          <w:bdr w:val="single" w:sz="4" w:space="0" w:color="auto"/>
          <w:shd w:val="clear" w:color="auto" w:fill="E7E6E6" w:themeFill="background2"/>
        </w:rPr>
        <w:t>Additional Boards Manager URLs:</w:t>
      </w:r>
      <w:r>
        <w:t>-hez adjuk hozzá az alábbi két fájlt:</w:t>
      </w:r>
    </w:p>
    <w:p w14:paraId="26C24964" w14:textId="77777777" w:rsidR="00D57497" w:rsidRDefault="00B62B2C" w:rsidP="003C2D3F">
      <w:pPr>
        <w:pStyle w:val="Szvegtrzs"/>
        <w:numPr>
          <w:ilvl w:val="0"/>
          <w:numId w:val="19"/>
        </w:numPr>
      </w:pPr>
      <w:hyperlink r:id="rId35" w:history="1">
        <w:r w:rsidR="00D57497" w:rsidRPr="00250C66">
          <w:rPr>
            <w:rStyle w:val="Hiperhivatkozs"/>
          </w:rPr>
          <w:t>https://dl.espressif.com/dl/package_esp32_index.json</w:t>
        </w:r>
      </w:hyperlink>
      <w:r w:rsidR="00D57497" w:rsidRPr="000B4FFF">
        <w:t>,</w:t>
      </w:r>
    </w:p>
    <w:p w14:paraId="06863B8D" w14:textId="77777777" w:rsidR="00D57497" w:rsidRDefault="00B62B2C" w:rsidP="003C2D3F">
      <w:pPr>
        <w:pStyle w:val="Szvegtrzs"/>
        <w:numPr>
          <w:ilvl w:val="0"/>
          <w:numId w:val="19"/>
        </w:numPr>
      </w:pPr>
      <w:hyperlink r:id="rId36"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0B4FFF">
        <w:rPr>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50FD0321" w:rsidR="002D2A96" w:rsidRDefault="002D2A96" w:rsidP="002D2A96">
      <w:pPr>
        <w:pStyle w:val="Szvegtrzs"/>
        <w:numPr>
          <w:ilvl w:val="0"/>
          <w:numId w:val="24"/>
        </w:numPr>
      </w:pPr>
      <w:r>
        <w:t>„ESP32-CAM Post Images to Local or Cloud Server using PHP (Photo Manager)</w:t>
      </w:r>
      <w:r w:rsidR="00984155">
        <w:t>”</w:t>
      </w:r>
      <w:r w:rsidR="003C4021">
        <w:t xml:space="preserve"> </w:t>
      </w:r>
      <w:r w:rsidR="003C4021">
        <w:fldChar w:fldCharType="begin"/>
      </w:r>
      <w:r w:rsidR="003C4021">
        <w:instrText xml:space="preserve"> REF _Ref87373415 \r \h </w:instrText>
      </w:r>
      <w:r w:rsidR="003C4021">
        <w:fldChar w:fldCharType="separate"/>
      </w:r>
      <w:r w:rsidR="003C4021">
        <w:t>[17]</w:t>
      </w:r>
      <w:r w:rsidR="003C4021">
        <w:fldChar w:fldCharType="end"/>
      </w:r>
      <w:r w:rsidR="003C4021" w:rsidDel="00984155">
        <w:t xml:space="preserve"> </w:t>
      </w:r>
    </w:p>
    <w:p w14:paraId="6538F7F9" w14:textId="345BA869" w:rsidR="00A61381" w:rsidRDefault="00A61381" w:rsidP="00A61381">
      <w:pPr>
        <w:pStyle w:val="Szvegtrzs"/>
        <w:numPr>
          <w:ilvl w:val="0"/>
          <w:numId w:val="24"/>
        </w:numPr>
      </w:pPr>
      <w:r>
        <w:t>„</w:t>
      </w:r>
      <w:r w:rsidR="002C1705">
        <w:t>How to Access ESP32-CAM Worldwide using ngrok”</w:t>
      </w:r>
      <w:r w:rsidR="00BC31B1">
        <w:t xml:space="preserve"> </w:t>
      </w:r>
      <w:r w:rsidR="00BC31B1">
        <w:fldChar w:fldCharType="begin"/>
      </w:r>
      <w:r w:rsidR="00BC31B1">
        <w:instrText xml:space="preserve"> REF _Ref87374238 \r \h </w:instrText>
      </w:r>
      <w:r w:rsidR="00BC31B1">
        <w:fldChar w:fldCharType="separate"/>
      </w:r>
      <w:r w:rsidR="00BC31B1">
        <w:t>[20]</w:t>
      </w:r>
      <w:r w:rsidR="00BC31B1">
        <w:fldChar w:fldCharType="end"/>
      </w: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rsidP="00CD7133">
      <w:pPr>
        <w:pStyle w:val="Szvegtrzs"/>
        <w:ind w:firstLine="0"/>
        <w:jc w:val="center"/>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37">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1C59A54C" w14:textId="65020002" w:rsidR="00D57497" w:rsidRDefault="001F6C5E" w:rsidP="009B6D60">
      <w:pPr>
        <w:pStyle w:val="Szvegtrzs"/>
        <w:ind w:firstLine="0"/>
        <w:jc w:val="center"/>
        <w:pPrChange w:id="213" w:author="Balázs Dán" w:date="2021-11-14T21:34:00Z">
          <w:pPr>
            <w:pStyle w:val="Szvegtrzs"/>
            <w:ind w:firstLine="426"/>
            <w:jc w:val="center"/>
          </w:pPr>
        </w:pPrChange>
      </w:pPr>
      <w:r>
        <w:t>20</w:t>
      </w:r>
      <w:r w:rsidR="00D57497">
        <w:t>. ábra: Szükséges library-k</w:t>
      </w:r>
    </w:p>
    <w:p w14:paraId="15C0DF63" w14:textId="61986BAE"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F67D844" w14:textId="77777777" w:rsidR="00E171AC" w:rsidRDefault="00E171AC" w:rsidP="003C2D3F">
      <w:pPr>
        <w:pStyle w:val="Szvegtrzs"/>
        <w:ind w:firstLine="0"/>
      </w:pPr>
    </w:p>
    <w:p w14:paraId="234693C9" w14:textId="4AC4B92D" w:rsidR="00D57497" w:rsidRDefault="00D57497" w:rsidP="003C2D3F">
      <w:pPr>
        <w:pStyle w:val="Szvegtrzs"/>
        <w:ind w:firstLine="426"/>
      </w:pPr>
      <w:r>
        <w:t xml:space="preserve">A szerver az még lokális hálózat, a domain-re való átírást a későbbiekben fogom megtenni, amikor a rendszer már teljesen működőképes. Az </w:t>
      </w:r>
      <w:r w:rsidR="004709E5">
        <w:t>„</w:t>
      </w:r>
      <w:r w:rsidRPr="00CD7133">
        <w:rPr>
          <w:rFonts w:ascii="Consolas" w:hAnsi="Consolas"/>
          <w:sz w:val="22"/>
          <w:szCs w:val="22"/>
        </w:rPr>
        <w:t>upload.php</w:t>
      </w:r>
      <w:r w:rsidR="004709E5">
        <w:t>”</w:t>
      </w:r>
      <w:r>
        <w:t xml:space="preserve"> </w:t>
      </w:r>
      <w:r w:rsidR="004709E5">
        <w:t xml:space="preserve">backend fájl </w:t>
      </w:r>
      <w:r>
        <w:lastRenderedPageBreak/>
        <w:t>fogja elvégezni majd a képfeltöltést. Azt az Arduino ID-t adtam meg, amelyik a beléptető rendszert kezeli.</w:t>
      </w:r>
    </w:p>
    <w:p w14:paraId="037A9F22" w14:textId="3E76CD2E" w:rsidR="003A4EF3" w:rsidRDefault="00E171AC" w:rsidP="003A4EF3">
      <w:pPr>
        <w:pStyle w:val="Szvegtrzs"/>
        <w:ind w:firstLine="0"/>
      </w:pPr>
      <w:r>
        <w:rPr>
          <w:noProof/>
        </w:rPr>
        <w:drawing>
          <wp:inline distT="0" distB="0" distL="0" distR="0" wp14:anchorId="575D6B10" wp14:editId="0AA88133">
            <wp:extent cx="5125581" cy="16287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8">
                      <a:extLst>
                        <a:ext uri="{28A0092B-C50C-407E-A947-70E740481C1C}">
                          <a14:useLocalDpi xmlns:a14="http://schemas.microsoft.com/office/drawing/2010/main" val="0"/>
                        </a:ext>
                      </a:extLst>
                    </a:blip>
                    <a:stretch>
                      <a:fillRect/>
                    </a:stretch>
                  </pic:blipFill>
                  <pic:spPr>
                    <a:xfrm>
                      <a:off x="0" y="0"/>
                      <a:ext cx="5166442" cy="1641760"/>
                    </a:xfrm>
                    <a:prstGeom prst="rect">
                      <a:avLst/>
                    </a:prstGeom>
                  </pic:spPr>
                </pic:pic>
              </a:graphicData>
            </a:graphic>
          </wp:inline>
        </w:drawing>
      </w:r>
    </w:p>
    <w:p w14:paraId="709D458B" w14:textId="6665ACF4" w:rsidR="00E171AC" w:rsidRDefault="00D57497" w:rsidP="00E171AC">
      <w:pPr>
        <w:pStyle w:val="Szvegtrzs"/>
        <w:ind w:firstLine="0"/>
        <w:jc w:val="center"/>
      </w:pPr>
      <w:r>
        <w:t>2</w:t>
      </w:r>
      <w:r w:rsidR="00427509">
        <w:t>1</w:t>
      </w:r>
      <w:r>
        <w:t>. ábra: Szükséges változók definiálása</w:t>
      </w:r>
    </w:p>
    <w:p w14:paraId="215597DC" w14:textId="77777777" w:rsidR="00E171AC" w:rsidRDefault="00E171AC" w:rsidP="00CD7133">
      <w:pPr>
        <w:pStyle w:val="Szvegtrzs"/>
        <w:ind w:firstLine="0"/>
      </w:pPr>
    </w:p>
    <w:p w14:paraId="37A0E01D" w14:textId="6E9D3DB7"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r w:rsidR="00BC31B1">
        <w:t xml:space="preserve"> </w:t>
      </w:r>
      <w:r w:rsidR="00BC31B1">
        <w:fldChar w:fldCharType="begin"/>
      </w:r>
      <w:r w:rsidR="00BC31B1">
        <w:instrText xml:space="preserve"> REF _Ref87374466 \r \h </w:instrText>
      </w:r>
      <w:r w:rsidR="00BC31B1">
        <w:fldChar w:fldCharType="separate"/>
      </w:r>
      <w:r w:rsidR="00BC31B1">
        <w:t>[21]</w:t>
      </w:r>
      <w:r w:rsidR="00BC31B1">
        <w:fldChar w:fldCharType="end"/>
      </w:r>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100BD1A">
            <wp:extent cx="2083923" cy="314325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39">
                      <a:extLst>
                        <a:ext uri="{28A0092B-C50C-407E-A947-70E740481C1C}">
                          <a14:useLocalDpi xmlns:a14="http://schemas.microsoft.com/office/drawing/2010/main" val="0"/>
                        </a:ext>
                      </a:extLst>
                    </a:blip>
                    <a:stretch>
                      <a:fillRect/>
                    </a:stretch>
                  </pic:blipFill>
                  <pic:spPr>
                    <a:xfrm>
                      <a:off x="0" y="0"/>
                      <a:ext cx="2095899" cy="3161314"/>
                    </a:xfrm>
                    <a:prstGeom prst="rect">
                      <a:avLst/>
                    </a:prstGeom>
                  </pic:spPr>
                </pic:pic>
              </a:graphicData>
            </a:graphic>
          </wp:inline>
        </w:drawing>
      </w:r>
    </w:p>
    <w:p w14:paraId="73AC9309" w14:textId="3EF53D8B" w:rsidR="002F6ED0" w:rsidRDefault="00D57497" w:rsidP="006F7749">
      <w:pPr>
        <w:pStyle w:val="Szvegtrzs"/>
        <w:ind w:firstLine="0"/>
        <w:jc w:val="center"/>
      </w:pPr>
      <w:r>
        <w:t>2</w:t>
      </w:r>
      <w:r w:rsidR="00CB3DA9">
        <w:t>2</w:t>
      </w:r>
      <w:r>
        <w:t>. ábra: Kameramodel definiálása</w:t>
      </w:r>
    </w:p>
    <w:p w14:paraId="6146C93F" w14:textId="77777777" w:rsidR="00757B91" w:rsidRDefault="00757B91" w:rsidP="00CD7133">
      <w:pPr>
        <w:pStyle w:val="Szvegtrzs"/>
        <w:ind w:firstLine="0"/>
      </w:pPr>
    </w:p>
    <w:p w14:paraId="5A86092D" w14:textId="2F35ECB9" w:rsidR="00902DA1" w:rsidRDefault="00D57497" w:rsidP="003C2D3F">
      <w:pPr>
        <w:pStyle w:val="Szvegtrzs"/>
        <w:ind w:firstLine="426"/>
      </w:pPr>
      <w:r>
        <w:t xml:space="preserve">A </w:t>
      </w:r>
      <w:r w:rsidRPr="00CD7133">
        <w:rPr>
          <w:rFonts w:ascii="Consolas" w:hAnsi="Consolas"/>
          <w:sz w:val="22"/>
          <w:szCs w:val="22"/>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 xml:space="preserve">teljesen megegyezik a Random Nerd Tutorials által publikált „ESP32-CAM Post Images to Local or Cloud Server using PHP (Photo </w:t>
      </w:r>
      <w:r w:rsidR="0034712E">
        <w:lastRenderedPageBreak/>
        <w:t xml:space="preserve">Manager)” </w:t>
      </w:r>
      <w:ins w:id="214" w:author="Balázs Dán" w:date="2021-11-14T21:36:00Z">
        <w:r w:rsidR="00A42871">
          <w:fldChar w:fldCharType="begin"/>
        </w:r>
        <w:r w:rsidR="00A42871">
          <w:instrText xml:space="preserve"> REF _Ref87373415 \r \h </w:instrText>
        </w:r>
      </w:ins>
      <w:r w:rsidR="00A42871">
        <w:fldChar w:fldCharType="separate"/>
      </w:r>
      <w:ins w:id="215" w:author="Balázs Dán" w:date="2021-11-14T21:36:00Z">
        <w:r w:rsidR="00A42871">
          <w:t>[17]</w:t>
        </w:r>
        <w:r w:rsidR="00A42871">
          <w:fldChar w:fldCharType="end"/>
        </w:r>
        <w:r w:rsidR="00A42871">
          <w:t xml:space="preserve"> </w:t>
        </w:r>
      </w:ins>
      <w:r w:rsidR="0034712E">
        <w:t>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CD7133">
        <w:rPr>
          <w:rFonts w:ascii="Consolas" w:hAnsi="Consolas"/>
          <w:sz w:val="22"/>
          <w:szCs w:val="22"/>
        </w:rPr>
        <w:t>filename</w:t>
      </w:r>
      <w:r w:rsidR="00EF1868">
        <w:t>”</w:t>
      </w:r>
      <w:r w:rsidR="00AC2BB8">
        <w:t>-nél</w:t>
      </w:r>
      <w:del w:id="216" w:author="Balázs Dán" w:date="2021-11-14T21:36:00Z">
        <w:r w:rsidR="00BC31B1" w:rsidDel="001E093D">
          <w:delText xml:space="preserve"> </w:delText>
        </w:r>
        <w:r w:rsidR="00BC31B1" w:rsidDel="001E093D">
          <w:fldChar w:fldCharType="begin"/>
        </w:r>
        <w:r w:rsidR="00BC31B1" w:rsidDel="001E093D">
          <w:delInstrText xml:space="preserve"> REF _Ref87373415 \r \h </w:delInstrText>
        </w:r>
        <w:r w:rsidR="00BC31B1" w:rsidDel="001E093D">
          <w:fldChar w:fldCharType="separate"/>
        </w:r>
        <w:r w:rsidR="00BC31B1" w:rsidDel="001E093D">
          <w:delText>[17]</w:delText>
        </w:r>
        <w:r w:rsidR="00BC31B1" w:rsidDel="001E093D">
          <w:fldChar w:fldCharType="end"/>
        </w:r>
      </w:del>
      <w:r w:rsidR="0034712E">
        <w:t xml:space="preserve">. </w:t>
      </w:r>
      <w:r>
        <w:t>A mozgásérzékelős Photo Capture nem készít webes felületet, hanem közvetlenül az „</w:t>
      </w:r>
      <w:r w:rsidRPr="00CD7133">
        <w:rPr>
          <w:rFonts w:ascii="Consolas" w:hAnsi="Consolas"/>
          <w:sz w:val="22"/>
          <w:szCs w:val="22"/>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CD7133">
        <w:rPr>
          <w:rFonts w:ascii="Consolas" w:hAnsi="Consolas"/>
          <w:sz w:val="22"/>
          <w:szCs w:val="22"/>
        </w:rPr>
        <w:t>uploads.php</w:t>
      </w:r>
      <w:r>
        <w:t>”</w:t>
      </w:r>
      <w:r w:rsidR="008E3290">
        <w:t xml:space="preserve"> fájl</w:t>
      </w:r>
      <w:r>
        <w:t>ban szereplő kód felhasználásával készítettem el a saját „</w:t>
      </w:r>
      <w:r w:rsidRPr="00CD7133">
        <w:rPr>
          <w:rFonts w:ascii="Consolas" w:hAnsi="Consolas"/>
          <w:sz w:val="22"/>
          <w:szCs w:val="22"/>
        </w:rPr>
        <w:t>uploads.php</w:t>
      </w:r>
      <w:r>
        <w:t xml:space="preserve">” backend fájlomat. </w:t>
      </w:r>
    </w:p>
    <w:p w14:paraId="5E2C6498" w14:textId="3CBD4504" w:rsidR="00A2781C" w:rsidRDefault="000477BE" w:rsidP="000A5275">
      <w:pPr>
        <w:pStyle w:val="Szvegtrzs"/>
        <w:ind w:firstLine="426"/>
      </w:pPr>
      <w:r>
        <w:t xml:space="preserve">A fájlméretre, </w:t>
      </w:r>
      <w:r w:rsidR="002176EA">
        <w:t>-</w:t>
      </w:r>
      <w:r>
        <w:t>típusra</w:t>
      </w:r>
      <w:ins w:id="217" w:author="Balázs Dán" w:date="2021-11-14T21:38:00Z">
        <w:r w:rsidR="000A2821">
          <w:t xml:space="preserve"> és</w:t>
        </w:r>
      </w:ins>
      <w:del w:id="218" w:author="Balázs Dán" w:date="2021-11-14T21:38:00Z">
        <w:r w:rsidDel="000A2821">
          <w:delText>,</w:delText>
        </w:r>
      </w:del>
      <w:r>
        <w:t xml:space="preserve">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0">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rsidP="00CD7133">
      <w:pPr>
        <w:pStyle w:val="Szvegtrzs"/>
        <w:ind w:firstLine="0"/>
      </w:pPr>
    </w:p>
    <w:p w14:paraId="12541DF7" w14:textId="7D5FB172" w:rsidR="00D57497" w:rsidRDefault="00D57497" w:rsidP="000A5275">
      <w:pPr>
        <w:pStyle w:val="Szvegtrzs"/>
        <w:ind w:firstLine="426"/>
      </w:pPr>
      <w:r>
        <w:t>Ha létezik „</w:t>
      </w:r>
      <w:r w:rsidRPr="00CD7133">
        <w:rPr>
          <w:rFonts w:ascii="Consolas" w:hAnsi="Consolas"/>
          <w:sz w:val="22"/>
          <w:szCs w:val="22"/>
        </w:rPr>
        <w:t>arduino_id</w:t>
      </w:r>
      <w:r>
        <w:t>”, és az upload státusz az True, akkor megtörténik a fájl áthelyezése, valamint a fájl neve és az Arduino ID feltöltődik a „</w:t>
      </w:r>
      <w:r w:rsidRPr="00CD7133">
        <w:rPr>
          <w:rFonts w:ascii="Consolas" w:hAnsi="Consolas"/>
          <w:sz w:val="22"/>
          <w:szCs w:val="22"/>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1">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pPr>
      <w:r>
        <w:t>2</w:t>
      </w:r>
      <w:r w:rsidR="00D72A3E">
        <w:t>4</w:t>
      </w:r>
      <w:r>
        <w:t xml:space="preserve">. ábra: </w:t>
      </w:r>
      <w:r w:rsidRPr="00CD7133">
        <w:rPr>
          <w:rFonts w:ascii="Consolas" w:hAnsi="Consolas"/>
          <w:sz w:val="22"/>
          <w:szCs w:val="22"/>
        </w:rPr>
        <w:t>uploads.php</w:t>
      </w:r>
      <w:r>
        <w:t xml:space="preserve"> kódrészlet</w:t>
      </w:r>
    </w:p>
    <w:p w14:paraId="365169D7" w14:textId="77777777" w:rsidR="000F334A" w:rsidRDefault="000F334A" w:rsidP="00CD7133">
      <w:pPr>
        <w:pStyle w:val="Szvegtrzs"/>
        <w:ind w:firstLine="0"/>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263EBB11"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r w:rsidR="00771D1C">
        <w:t xml:space="preserve"> </w:t>
      </w:r>
      <w:r w:rsidR="00771D1C">
        <w:fldChar w:fldCharType="begin"/>
      </w:r>
      <w:r w:rsidR="00771D1C">
        <w:instrText xml:space="preserve"> REF _Ref87374991 \r \h </w:instrText>
      </w:r>
      <w:r w:rsidR="00771D1C">
        <w:fldChar w:fldCharType="separate"/>
      </w:r>
      <w:r w:rsidR="00771D1C">
        <w:t>[22]</w:t>
      </w:r>
      <w:r w:rsidR="00771D1C">
        <w:fldChar w:fldCharType="end"/>
      </w:r>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2">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1C232CC7"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w:t>
      </w:r>
      <w:r w:rsidR="008C2810">
        <w:t xml:space="preserve"> A 25. ábrán látható </w:t>
      </w:r>
      <w:r w:rsidR="008C2810" w:rsidRPr="00CD7133">
        <w:rPr>
          <w:rFonts w:ascii="Consolas" w:hAnsi="Consolas"/>
          <w:sz w:val="22"/>
          <w:szCs w:val="22"/>
        </w:rPr>
        <w:t>http_res()</w:t>
      </w:r>
      <w:r w:rsidR="008C2810">
        <w:t xml:space="preserve"> és a </w:t>
      </w:r>
      <w:r w:rsidR="008C2810" w:rsidRPr="00CD7133">
        <w:rPr>
          <w:rFonts w:ascii="Consolas" w:hAnsi="Consolas"/>
          <w:sz w:val="22"/>
          <w:szCs w:val="22"/>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FB6C5C">
        <w:rPr>
          <w:rFonts w:ascii="Consolas" w:hAnsi="Consolas"/>
          <w:sz w:val="22"/>
          <w:szCs w:val="22"/>
          <w:bdr w:val="single" w:sz="4" w:space="0" w:color="auto"/>
          <w:shd w:val="clear" w:color="auto" w:fill="E7E6E6" w:themeFill="background2"/>
          <w:rPrChange w:id="219" w:author="Balázs Dán" w:date="2021-11-14T22:40:00Z">
            <w:rPr>
              <w:bdr w:val="single" w:sz="4" w:space="0" w:color="auto"/>
              <w:shd w:val="clear" w:color="auto" w:fill="E7E6E6" w:themeFill="background2"/>
            </w:rPr>
          </w:rPrChange>
        </w:rPr>
        <w:t>Tools</w:t>
      </w:r>
      <w:r>
        <w:t xml:space="preserve"> menüpontban:</w:t>
      </w:r>
    </w:p>
    <w:p w14:paraId="6EF2F960" w14:textId="77777777" w:rsidR="00D57497" w:rsidRPr="00FB6C5C"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rPr>
          <w:rFonts w:ascii="Consolas" w:hAnsi="Consolas"/>
          <w:sz w:val="22"/>
          <w:szCs w:val="22"/>
          <w:rPrChange w:id="220" w:author="Balázs Dán" w:date="2021-11-14T22:39:00Z">
            <w:rPr/>
          </w:rPrChange>
        </w:rPr>
      </w:pPr>
      <w:r w:rsidRPr="00FB6C5C">
        <w:rPr>
          <w:rFonts w:ascii="Consolas" w:hAnsi="Consolas"/>
          <w:sz w:val="22"/>
          <w:szCs w:val="22"/>
          <w:rPrChange w:id="221" w:author="Balázs Dán" w:date="2021-11-14T22:39:00Z">
            <w:rPr/>
          </w:rPrChange>
        </w:rPr>
        <w:t>Board: „AI THINKER ESP32-CAM”</w:t>
      </w:r>
      <w:r w:rsidRPr="00FB6C5C">
        <w:rPr>
          <w:rFonts w:ascii="Consolas" w:hAnsi="Consolas"/>
          <w:sz w:val="22"/>
          <w:szCs w:val="22"/>
          <w:rPrChange w:id="222" w:author="Balázs Dán" w:date="2021-11-14T22:39:00Z">
            <w:rPr/>
          </w:rPrChange>
        </w:rPr>
        <w:br/>
        <w:t>CPU Frequency: „240MHz (WiFi/BT)”</w:t>
      </w:r>
      <w:r w:rsidRPr="00FB6C5C">
        <w:rPr>
          <w:rFonts w:ascii="Consolas" w:hAnsi="Consolas"/>
          <w:sz w:val="22"/>
          <w:szCs w:val="22"/>
          <w:rPrChange w:id="223" w:author="Balázs Dán" w:date="2021-11-14T22:39:00Z">
            <w:rPr/>
          </w:rPrChange>
        </w:rPr>
        <w:br/>
        <w:t>Flash Frequency: „80Mhz”</w:t>
      </w:r>
      <w:r w:rsidRPr="00FB6C5C">
        <w:rPr>
          <w:rFonts w:ascii="Consolas" w:hAnsi="Consolas"/>
          <w:sz w:val="22"/>
          <w:szCs w:val="22"/>
          <w:rPrChange w:id="224" w:author="Balázs Dán" w:date="2021-11-14T22:39:00Z">
            <w:rPr/>
          </w:rPrChange>
        </w:rPr>
        <w:br/>
        <w:t>Flash Mode: „QIO”</w:t>
      </w:r>
      <w:r w:rsidRPr="00FB6C5C">
        <w:rPr>
          <w:rFonts w:ascii="Consolas" w:hAnsi="Consolas"/>
          <w:sz w:val="22"/>
          <w:szCs w:val="22"/>
          <w:rPrChange w:id="225" w:author="Balázs Dán" w:date="2021-11-14T22:39:00Z">
            <w:rPr/>
          </w:rPrChange>
        </w:rPr>
        <w:br/>
        <w:t>Port: „COM5”</w:t>
      </w:r>
    </w:p>
    <w:p w14:paraId="5F5ADFD1" w14:textId="77777777" w:rsidR="00CB474E" w:rsidRDefault="00D57497" w:rsidP="00CD7133">
      <w:pPr>
        <w:pStyle w:val="Szvegtrzs"/>
        <w:spacing w:before="240"/>
        <w:ind w:firstLine="426"/>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FB6C5C">
        <w:rPr>
          <w:rFonts w:ascii="Consolas" w:hAnsi="Consolas"/>
          <w:color w:val="C00000"/>
          <w:sz w:val="22"/>
          <w:szCs w:val="22"/>
          <w:bdr w:val="single" w:sz="4" w:space="0" w:color="auto"/>
          <w:shd w:val="clear" w:color="auto" w:fill="E7E6E6" w:themeFill="background2"/>
          <w:rPrChange w:id="226" w:author="Balázs Dán" w:date="2021-11-14T22:39:00Z">
            <w:rPr>
              <w:color w:val="C00000"/>
              <w:bdr w:val="single" w:sz="4" w:space="0" w:color="auto"/>
              <w:shd w:val="clear" w:color="auto" w:fill="E7E6E6" w:themeFill="background2"/>
            </w:rPr>
          </w:rPrChange>
        </w:rPr>
        <w:t>Connecting…___...</w:t>
      </w:r>
      <w:r>
        <w:t xml:space="preserve"> üzenet, akkor meg kell nyomni az ESP32-CAM-on a RESET gombot. Kódfeltöltés után meg kell szüntetni a GND és GPIO0 közötti kapcsolatot, majd ismételten meg kell nyomni a RESET gombot.</w:t>
      </w:r>
    </w:p>
    <w:p w14:paraId="616EA876" w14:textId="6285E4F9" w:rsidR="00D57497" w:rsidRDefault="00D57497" w:rsidP="003C2D3F">
      <w:pPr>
        <w:pStyle w:val="Szvegtrzs"/>
        <w:ind w:firstLine="426"/>
        <w:rPr>
          <w:ins w:id="227" w:author="Balázs Dán" w:date="2021-11-14T21:55:00Z"/>
        </w:rPr>
      </w:pPr>
      <w:r>
        <w:lastRenderedPageBreak/>
        <w:t xml:space="preserve">A Serial-on megjelenő ESP32 IP-vel meg tudjuk tekinteni a </w:t>
      </w:r>
      <w:ins w:id="228" w:author="Balázs Dán" w:date="2021-11-14T21:41:00Z">
        <w:r w:rsidR="000B1F11">
          <w:t>V</w:t>
        </w:r>
      </w:ins>
      <w:del w:id="229" w:author="Balázs Dán" w:date="2021-11-14T21:41:00Z">
        <w:r w:rsidDel="000B1F11">
          <w:delText>v</w:delText>
        </w:r>
      </w:del>
      <w:r>
        <w:t xml:space="preserve">ideo </w:t>
      </w:r>
      <w:ins w:id="230" w:author="Balázs Dán" w:date="2021-11-14T21:41:00Z">
        <w:r w:rsidR="000B1F11">
          <w:t>S</w:t>
        </w:r>
      </w:ins>
      <w:del w:id="231" w:author="Balázs Dán" w:date="2021-11-14T21:41:00Z">
        <w:r w:rsidDel="000B1F11">
          <w:delText>s</w:delText>
        </w:r>
      </w:del>
      <w:r>
        <w:t>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45AE1466" w14:textId="0878606B" w:rsidR="00421369" w:rsidRDefault="00421369" w:rsidP="00421369">
      <w:pPr>
        <w:pStyle w:val="Szvegtrzs"/>
        <w:ind w:firstLine="0"/>
        <w:pPrChange w:id="232" w:author="Balázs Dán" w:date="2021-11-14T21:55:00Z">
          <w:pPr>
            <w:pStyle w:val="Szvegtrzs"/>
            <w:ind w:firstLine="426"/>
          </w:pPr>
        </w:pPrChange>
      </w:pPr>
      <w:ins w:id="233" w:author="Balázs Dán" w:date="2021-11-14T21:55:00Z">
        <w:r>
          <w:rPr>
            <w:noProof/>
          </w:rPr>
          <w:drawing>
            <wp:inline distT="0" distB="0" distL="0" distR="0" wp14:anchorId="0D17A3C5" wp14:editId="59A6D569">
              <wp:extent cx="5400040" cy="323977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43">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ins>
    </w:p>
    <w:p w14:paraId="0BDFAD50" w14:textId="0E832ABB" w:rsidR="00D57497" w:rsidRDefault="00D57497" w:rsidP="003C2D3F">
      <w:pPr>
        <w:pStyle w:val="Szvegtrzs"/>
        <w:ind w:firstLine="0"/>
        <w:jc w:val="center"/>
      </w:pPr>
      <w:del w:id="234" w:author="Balázs Dán" w:date="2021-11-14T21:55:00Z">
        <w:r w:rsidDel="00421369">
          <w:rPr>
            <w:noProof/>
          </w:rPr>
          <w:drawing>
            <wp:anchor distT="0" distB="0" distL="114300" distR="114300" simplePos="0" relativeHeight="251683840" behindDoc="0" locked="0" layoutInCell="1" allowOverlap="1" wp14:anchorId="437EAB08" wp14:editId="590B0287">
              <wp:simplePos x="0" y="0"/>
              <wp:positionH relativeFrom="column">
                <wp:posOffset>-86</wp:posOffset>
              </wp:positionH>
              <wp:positionV relativeFrom="paragraph">
                <wp:posOffset>-635</wp:posOffset>
              </wp:positionV>
              <wp:extent cx="5399405" cy="323977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4">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anchor>
          </w:drawing>
        </w:r>
      </w:del>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CD7133">
        <w:rPr>
          <w:rFonts w:ascii="Consolas" w:hAnsi="Consolas"/>
          <w:sz w:val="22"/>
          <w:szCs w:val="22"/>
        </w:rPr>
        <w:t>AsyncStorage</w:t>
      </w:r>
      <w:r>
        <w:t>-ba elmentődött felhasználói adatokkal azonnal belép.</w:t>
      </w:r>
    </w:p>
    <w:p w14:paraId="4F2BEAE9" w14:textId="02B64C7F" w:rsidR="004F691F" w:rsidRDefault="00D57497" w:rsidP="004F691F">
      <w:pPr>
        <w:pStyle w:val="Szvegtrzs"/>
        <w:ind w:firstLine="426"/>
        <w:rPr>
          <w:ins w:id="235" w:author="Balázs Dán" w:date="2021-11-14T22:10:00Z"/>
        </w:rPr>
      </w:pPr>
      <w:del w:id="236" w:author="Balázs Dán" w:date="2021-11-14T22:10:00Z">
        <w:r w:rsidDel="00C2237B">
          <w:rPr>
            <w:noProof/>
          </w:rPr>
          <w:drawing>
            <wp:anchor distT="0" distB="0" distL="114300" distR="114300" simplePos="0" relativeHeight="251675648" behindDoc="0" locked="0" layoutInCell="1" allowOverlap="1" wp14:anchorId="1A1E6E53" wp14:editId="22E9501F">
              <wp:simplePos x="0" y="0"/>
              <wp:positionH relativeFrom="margin">
                <wp:posOffset>1515110</wp:posOffset>
              </wp:positionH>
              <wp:positionV relativeFrom="paragraph">
                <wp:posOffset>1824990</wp:posOffset>
              </wp:positionV>
              <wp:extent cx="2733675" cy="4930775"/>
              <wp:effectExtent l="0" t="0" r="9525" b="317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5">
                        <a:extLst>
                          <a:ext uri="{28A0092B-C50C-407E-A947-70E740481C1C}">
                            <a14:useLocalDpi xmlns:a14="http://schemas.microsoft.com/office/drawing/2010/main" val="0"/>
                          </a:ext>
                        </a:extLst>
                      </a:blip>
                      <a:stretch>
                        <a:fillRect/>
                      </a:stretch>
                    </pic:blipFill>
                    <pic:spPr>
                      <a:xfrm>
                        <a:off x="0" y="0"/>
                        <a:ext cx="2733675" cy="4930775"/>
                      </a:xfrm>
                      <a:prstGeom prst="rect">
                        <a:avLst/>
                      </a:prstGeom>
                    </pic:spPr>
                  </pic:pic>
                </a:graphicData>
              </a:graphic>
              <wp14:sizeRelH relativeFrom="margin">
                <wp14:pctWidth>0</wp14:pctWidth>
              </wp14:sizeRelH>
              <wp14:sizeRelV relativeFrom="margin">
                <wp14:pctHeight>0</wp14:pctHeight>
              </wp14:sizeRelV>
            </wp:anchor>
          </w:drawing>
        </w:r>
      </w:del>
      <w:r>
        <w:t xml:space="preserve">A login és a regisztráció szerkezetileg szinte teljesen megegyezik. Az applikáció megnyitásakor a Login View lesz az első oldal, ahol bejelentkezhetünk (akár </w:t>
      </w:r>
      <w:r w:rsidRPr="00CD7133">
        <w:rPr>
          <w:rFonts w:ascii="Consolas" w:hAnsi="Consolas"/>
          <w:sz w:val="22"/>
          <w:szCs w:val="22"/>
        </w:rPr>
        <w:t>AsyncStorage</w:t>
      </w:r>
      <w:r>
        <w:t xml:space="preserve">-ba elmentett értékkel) vagy átléphetünk a </w:t>
      </w:r>
      <w:r w:rsidRPr="00CD7133">
        <w:rPr>
          <w:rFonts w:ascii="Consolas" w:hAnsi="Consolas"/>
          <w:sz w:val="22"/>
          <w:szCs w:val="22"/>
        </w:rPr>
        <w:t>Registration View</w:t>
      </w:r>
      <w:r>
        <w:t xml:space="preserve">-ra, ha nem rendelkezünk még regisztrált felhasználói fiókkal. A </w:t>
      </w:r>
      <w:r w:rsidRPr="00CD7133">
        <w:rPr>
          <w:rFonts w:ascii="Consolas" w:hAnsi="Consolas"/>
          <w:sz w:val="22"/>
          <w:szCs w:val="22"/>
        </w:rPr>
        <w:t>Registration View</w:t>
      </w:r>
      <w:r>
        <w:t xml:space="preserve">-nál az adatokat négy </w:t>
      </w:r>
      <w:r w:rsidRPr="00CD7133">
        <w:rPr>
          <w:rFonts w:ascii="Consolas" w:hAnsi="Consolas"/>
          <w:sz w:val="22"/>
          <w:szCs w:val="22"/>
        </w:rPr>
        <w:t>Text Field</w:t>
      </w:r>
      <w:r>
        <w:t xml:space="preserve"> kezeli az input-okat, amelyek az „</w:t>
      </w:r>
      <w:r w:rsidRPr="00CD7133">
        <w:rPr>
          <w:rFonts w:ascii="Consolas" w:hAnsi="Consolas"/>
          <w:sz w:val="22"/>
          <w:szCs w:val="22"/>
        </w:rPr>
        <w:t>E-mail</w:t>
      </w:r>
      <w:r>
        <w:t>”, „</w:t>
      </w:r>
      <w:r w:rsidRPr="00CD7133">
        <w:rPr>
          <w:rFonts w:ascii="Consolas" w:hAnsi="Consolas"/>
          <w:sz w:val="22"/>
          <w:szCs w:val="22"/>
        </w:rPr>
        <w:t>Username</w:t>
      </w:r>
      <w:r>
        <w:t>”, „</w:t>
      </w:r>
      <w:r w:rsidRPr="00CD7133">
        <w:rPr>
          <w:rFonts w:ascii="Consolas" w:hAnsi="Consolas"/>
          <w:sz w:val="22"/>
          <w:szCs w:val="22"/>
        </w:rPr>
        <w:t>Password</w:t>
      </w:r>
      <w:r>
        <w:t>” és „</w:t>
      </w:r>
      <w:r w:rsidRPr="00CD7133">
        <w:rPr>
          <w:rFonts w:ascii="Consolas" w:hAnsi="Consolas"/>
          <w:sz w:val="22"/>
          <w:szCs w:val="22"/>
        </w:rPr>
        <w:t>Repeat Password</w:t>
      </w:r>
      <w:r>
        <w:t xml:space="preserve">” </w:t>
      </w:r>
      <w:r w:rsidRPr="00CD7133">
        <w:rPr>
          <w:rFonts w:ascii="Consolas" w:hAnsi="Consolas"/>
          <w:sz w:val="22"/>
          <w:szCs w:val="22"/>
        </w:rPr>
        <w:t>Text Field</w:t>
      </w:r>
      <w:r>
        <w:t xml:space="preserve">-ek. Egy </w:t>
      </w:r>
      <w:r w:rsidRPr="00CD7133">
        <w:rPr>
          <w:rFonts w:ascii="Consolas" w:hAnsi="Consolas"/>
          <w:sz w:val="22"/>
          <w:szCs w:val="22"/>
        </w:rPr>
        <w:t>TouchableOpacity</w:t>
      </w:r>
      <w:r>
        <w:t xml:space="preserve">-be van elhelyezve egy </w:t>
      </w:r>
      <w:r w:rsidRPr="00CD7133">
        <w:rPr>
          <w:rFonts w:ascii="Consolas" w:hAnsi="Consolas"/>
          <w:sz w:val="22"/>
          <w:szCs w:val="22"/>
        </w:rPr>
        <w:t>Text Field</w:t>
      </w:r>
      <w:r>
        <w:t>, ami a regisztrációs gombot fogja kezelni (2</w:t>
      </w:r>
      <w:r w:rsidR="004177FC">
        <w:t>7</w:t>
      </w:r>
      <w:r>
        <w:t xml:space="preserve">.ábra). </w:t>
      </w:r>
    </w:p>
    <w:p w14:paraId="5A3EBAB8" w14:textId="759AF5CA" w:rsidR="00C2237B" w:rsidRDefault="004F691F" w:rsidP="00C2237B">
      <w:pPr>
        <w:pStyle w:val="Szvegtrzs"/>
        <w:ind w:firstLine="0"/>
        <w:jc w:val="center"/>
        <w:pPrChange w:id="237" w:author="Balázs Dán" w:date="2021-11-14T22:10:00Z">
          <w:pPr>
            <w:pStyle w:val="Szvegtrzs"/>
            <w:ind w:firstLine="426"/>
          </w:pPr>
        </w:pPrChange>
      </w:pPr>
      <w:ins w:id="238" w:author="Balázs Dán" w:date="2021-11-14T22:11:00Z">
        <w:r>
          <w:rPr>
            <w:noProof/>
          </w:rPr>
          <w:drawing>
            <wp:inline distT="0" distB="0" distL="0" distR="0" wp14:anchorId="54D44F5A" wp14:editId="0CBC08E2">
              <wp:extent cx="2286000" cy="4834693"/>
              <wp:effectExtent l="0" t="0" r="0" b="444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46">
                        <a:extLst>
                          <a:ext uri="{28A0092B-C50C-407E-A947-70E740481C1C}">
                            <a14:useLocalDpi xmlns:a14="http://schemas.microsoft.com/office/drawing/2010/main" val="0"/>
                          </a:ext>
                        </a:extLst>
                      </a:blip>
                      <a:stretch>
                        <a:fillRect/>
                      </a:stretch>
                    </pic:blipFill>
                    <pic:spPr>
                      <a:xfrm>
                        <a:off x="0" y="0"/>
                        <a:ext cx="2297443" cy="4858894"/>
                      </a:xfrm>
                      <a:prstGeom prst="rect">
                        <a:avLst/>
                      </a:prstGeom>
                    </pic:spPr>
                  </pic:pic>
                </a:graphicData>
              </a:graphic>
            </wp:inline>
          </w:drawing>
        </w:r>
      </w:ins>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22E4A42C" w:rsidR="00D57497" w:rsidRDefault="00D57497" w:rsidP="003C2D3F">
      <w:pPr>
        <w:pStyle w:val="Szvegtrzs"/>
        <w:ind w:firstLine="426"/>
      </w:pPr>
      <w:r>
        <w:lastRenderedPageBreak/>
        <w:t xml:space="preserve">A Registration gomb megnyomását követően a begépelt text-eket egy </w:t>
      </w:r>
      <w:del w:id="239" w:author="Balázs Dán" w:date="2021-11-14T22:12:00Z">
        <w:r w:rsidDel="009640E3">
          <w:delText xml:space="preserve">Post </w:delText>
        </w:r>
      </w:del>
      <w:ins w:id="240" w:author="Balázs Dán" w:date="2021-11-14T22:12:00Z">
        <w:r w:rsidR="009640E3">
          <w:t>POST</w:t>
        </w:r>
        <w:r w:rsidR="009640E3">
          <w:t xml:space="preserve"> </w:t>
        </w:r>
      </w:ins>
      <w:r>
        <w:t>Request segítségével elküldi a backend számára (2</w:t>
      </w:r>
      <w:r w:rsidR="004177FC">
        <w:t>8</w:t>
      </w:r>
      <w:r>
        <w:t>. ábra). Üres text mezők esetén nem lép tovább, hanem hibával tér vissza. Ha megfelelően voltak kitöltve a mezők, illetve a regisztrálandó „</w:t>
      </w:r>
      <w:r w:rsidRPr="00CD7133">
        <w:rPr>
          <w:rFonts w:ascii="Consolas" w:hAnsi="Consolas"/>
          <w:sz w:val="22"/>
          <w:szCs w:val="22"/>
        </w:rPr>
        <w:t>Username</w:t>
      </w:r>
      <w:r>
        <w:t xml:space="preserve">” az </w:t>
      </w:r>
      <w:r w:rsidRPr="00CD7133">
        <w:rPr>
          <w:rFonts w:ascii="Consolas" w:hAnsi="Consolas"/>
          <w:sz w:val="22"/>
          <w:szCs w:val="22"/>
        </w:rPr>
        <w:t>Unique</w:t>
      </w:r>
      <w:r>
        <w:t xml:space="preserve"> (azaz nem szerepel az adatbázisban), valamint ha a „</w:t>
      </w:r>
      <w:r w:rsidRPr="00CD7133">
        <w:rPr>
          <w:rFonts w:ascii="Consolas" w:hAnsi="Consolas"/>
          <w:sz w:val="22"/>
          <w:szCs w:val="22"/>
        </w:rPr>
        <w:t>jelszó</w:t>
      </w:r>
      <w:r>
        <w:t>” és a „</w:t>
      </w:r>
      <w:r w:rsidRPr="00CD7133">
        <w:rPr>
          <w:rFonts w:ascii="Consolas" w:hAnsi="Consolas"/>
          <w:sz w:val="22"/>
          <w:szCs w:val="22"/>
        </w:rPr>
        <w:t>jelszó ismét</w:t>
      </w:r>
      <w:r>
        <w:t>” megegyezik, akkor feltölti a User adatait a „</w:t>
      </w:r>
      <w:r w:rsidRPr="00CD7133">
        <w:rPr>
          <w:rFonts w:ascii="Consolas" w:hAnsi="Consolas"/>
          <w:sz w:val="22"/>
          <w:szCs w:val="22"/>
        </w:rPr>
        <w:t>users</w:t>
      </w:r>
      <w:r>
        <w:t xml:space="preserve">” adattáblába. A jelszó </w:t>
      </w:r>
      <w:r w:rsidRPr="00CD7133">
        <w:rPr>
          <w:rFonts w:ascii="Consolas" w:hAnsi="Consolas"/>
          <w:sz w:val="22"/>
          <w:szCs w:val="22"/>
        </w:rPr>
        <w:t>md5()</w:t>
      </w:r>
      <w:r>
        <w:t>-ként mentődik</w:t>
      </w:r>
      <w:r w:rsidR="00EC0741">
        <w:t xml:space="preserve"> </w:t>
      </w:r>
      <w:r w:rsidR="00EC0741">
        <w:fldChar w:fldCharType="begin"/>
      </w:r>
      <w:r w:rsidR="00EC0741">
        <w:instrText xml:space="preserve"> REF _Ref87375427 \r \h </w:instrText>
      </w:r>
      <w:r w:rsidR="00EC0741">
        <w:fldChar w:fldCharType="separate"/>
      </w:r>
      <w:r w:rsidR="00EC0741">
        <w:t>[23]</w:t>
      </w:r>
      <w:r w:rsidR="00EC0741">
        <w:fldChar w:fldCharType="end"/>
      </w:r>
      <w:r>
        <w:t>. Ekkor RFID ID-val és ahhoz rendelt Arduino ID-val még nem rendelkeznek az újonnan regisztrált felhasználók, mindkettő a regisztrációt követően még csak az alapérték „</w:t>
      </w:r>
      <w:r w:rsidRPr="00CD7133">
        <w:rPr>
          <w:rFonts w:ascii="Consolas" w:hAnsi="Consolas"/>
          <w:sz w:val="22"/>
          <w:szCs w:val="22"/>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7">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CD7133">
        <w:rPr>
          <w:rFonts w:ascii="Consolas" w:hAnsi="Consolas"/>
          <w:sz w:val="22"/>
          <w:szCs w:val="22"/>
        </w:rPr>
        <w:t>Login View</w:t>
      </w:r>
      <w:r>
        <w:t xml:space="preserve">-ra, valamint a regisztrációnál használt adatokat </w:t>
      </w:r>
      <w:r w:rsidRPr="00CD7133">
        <w:rPr>
          <w:rFonts w:ascii="Consolas" w:hAnsi="Consolas"/>
          <w:sz w:val="22"/>
          <w:szCs w:val="22"/>
        </w:rPr>
        <w:t>AsyncStorage</w:t>
      </w:r>
      <w:r>
        <w:t>-ba elmentve egy kattintással akár be is léphet az új felhasználó.</w:t>
      </w:r>
      <w:r w:rsidR="00785D63">
        <w:t xml:space="preserve"> </w:t>
      </w:r>
      <w:r w:rsidR="00D57497">
        <w:t xml:space="preserve">A </w:t>
      </w:r>
      <w:r w:rsidR="00D57497" w:rsidRPr="00CD7133">
        <w:rPr>
          <w:rFonts w:ascii="Consolas" w:hAnsi="Consolas"/>
          <w:sz w:val="22"/>
          <w:szCs w:val="22"/>
        </w:rPr>
        <w:t>Login View</w:t>
      </w:r>
      <w:r w:rsidR="00D57497">
        <w:t xml:space="preserve"> működése szinte teljesen megegyezik a </w:t>
      </w:r>
      <w:r w:rsidR="00D57497" w:rsidRPr="00CD7133">
        <w:rPr>
          <w:rFonts w:ascii="Consolas" w:hAnsi="Consolas"/>
          <w:sz w:val="22"/>
          <w:szCs w:val="22"/>
        </w:rPr>
        <w:t>Registration View</w:t>
      </w:r>
      <w:r w:rsidR="00D57497">
        <w:t xml:space="preserve"> működésével. Itt már csak két </w:t>
      </w:r>
      <w:r w:rsidR="00D57497" w:rsidRPr="00CD7133">
        <w:rPr>
          <w:rFonts w:ascii="Consolas" w:hAnsi="Consolas"/>
          <w:sz w:val="22"/>
          <w:szCs w:val="22"/>
        </w:rPr>
        <w:t>Text Field</w:t>
      </w:r>
      <w:r w:rsidR="00D57497">
        <w:t xml:space="preserve"> van, ami a „</w:t>
      </w:r>
      <w:r w:rsidR="00D57497" w:rsidRPr="00CD7133">
        <w:rPr>
          <w:rFonts w:ascii="Consolas" w:hAnsi="Consolas"/>
          <w:sz w:val="22"/>
          <w:szCs w:val="22"/>
        </w:rPr>
        <w:t>Username</w:t>
      </w:r>
      <w:r w:rsidR="00D57497">
        <w:t>” és „</w:t>
      </w:r>
      <w:r w:rsidR="00D57497" w:rsidRPr="00CD7133">
        <w:rPr>
          <w:rFonts w:ascii="Consolas" w:hAnsi="Consolas"/>
          <w:sz w:val="22"/>
          <w:szCs w:val="22"/>
        </w:rPr>
        <w:t>Password</w:t>
      </w:r>
      <w:r w:rsidR="00D57497">
        <w:t>”. A begépelt értékeket elküldi a backend számára egy Post Request segítségével. Ha a „</w:t>
      </w:r>
      <w:r w:rsidR="00D57497" w:rsidRPr="00CD7133">
        <w:rPr>
          <w:rFonts w:ascii="Consolas" w:hAnsi="Consolas"/>
          <w:sz w:val="22"/>
          <w:szCs w:val="22"/>
        </w:rPr>
        <w:t>Username</w:t>
      </w:r>
      <w:r w:rsidR="00D57497">
        <w:t xml:space="preserve">” szerepel az adatbázisban, és a jelszó </w:t>
      </w:r>
      <w:r w:rsidR="00D57497" w:rsidRPr="00CD7133">
        <w:rPr>
          <w:rFonts w:ascii="Consolas" w:hAnsi="Consolas"/>
          <w:sz w:val="22"/>
          <w:szCs w:val="22"/>
        </w:rPr>
        <w:t>md5()</w:t>
      </w:r>
      <w:r w:rsidR="00D57497">
        <w:t xml:space="preserve">-ként vett értéke megegyezik az adatbázisban tárolt jelszóval, akkor belép a </w:t>
      </w:r>
      <w:r w:rsidR="00D57497" w:rsidRPr="00CD7133">
        <w:rPr>
          <w:rFonts w:ascii="Consolas" w:hAnsi="Consolas"/>
          <w:sz w:val="22"/>
          <w:szCs w:val="22"/>
        </w:rPr>
        <w:t>Home View</w:t>
      </w:r>
      <w:r w:rsidR="00D57497">
        <w:t>-ra, és hozzáad egy „</w:t>
      </w:r>
      <w:r w:rsidR="00D57497" w:rsidRPr="00CD7133">
        <w:rPr>
          <w:rFonts w:ascii="Consolas" w:hAnsi="Consolas"/>
          <w:sz w:val="22"/>
          <w:szCs w:val="22"/>
        </w:rPr>
        <w:t>token</w:t>
      </w:r>
      <w:r w:rsidR="00D57497">
        <w:t xml:space="preserve">”-t az adatbázisban az adott felhasználóhoz. Ezzel a </w:t>
      </w:r>
      <w:r w:rsidR="00D57497" w:rsidRPr="00CD7133">
        <w:rPr>
          <w:rFonts w:ascii="Consolas" w:hAnsi="Consolas"/>
          <w:sz w:val="22"/>
          <w:szCs w:val="22"/>
        </w:rPr>
        <w:t>token</w:t>
      </w:r>
      <w:r w:rsidR="00D57497">
        <w:t>-nel azonosítom a bejelentkezett felhasználókat.</w:t>
      </w:r>
    </w:p>
    <w:p w14:paraId="161B764B" w14:textId="3368B0B3" w:rsidR="00D57497" w:rsidRDefault="00C57D78" w:rsidP="003C2D3F">
      <w:pPr>
        <w:pStyle w:val="Szvegtrzs"/>
        <w:ind w:firstLine="426"/>
      </w:pPr>
      <w:r w:rsidRPr="00CD7133">
        <w:rPr>
          <w:rFonts w:ascii="Consolas" w:hAnsi="Consolas"/>
          <w:noProof/>
          <w:sz w:val="22"/>
          <w:szCs w:val="22"/>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8">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CD7133">
        <w:rPr>
          <w:rFonts w:ascii="Consolas" w:hAnsi="Consolas"/>
          <w:sz w:val="22"/>
          <w:szCs w:val="22"/>
        </w:rPr>
        <w:t>Home View</w:t>
      </w:r>
      <w:r w:rsidR="00D57497">
        <w:t xml:space="preserve">-nál az </w:t>
      </w:r>
      <w:r w:rsidR="00D57497" w:rsidRPr="00CD7133">
        <w:rPr>
          <w:rFonts w:ascii="Consolas" w:hAnsi="Consolas"/>
          <w:sz w:val="22"/>
          <w:szCs w:val="22"/>
        </w:rPr>
        <w:t>AppBar</w:t>
      </w:r>
      <w:r w:rsidR="00D57497">
        <w:t xml:space="preserve">-on lévő </w:t>
      </w:r>
      <w:r w:rsidR="00D57497" w:rsidRPr="00CD7133">
        <w:rPr>
          <w:rFonts w:ascii="Consolas" w:hAnsi="Consolas"/>
          <w:sz w:val="22"/>
          <w:szCs w:val="22"/>
        </w:rPr>
        <w:t>Menu</w:t>
      </w:r>
      <w:r w:rsidR="00D57497">
        <w:t xml:space="preserve"> gombra kattintva különböző menüpontok láthatóak. Legfelül helyezkedik el a felhasználó neve és e-mail címe, legalján a „</w:t>
      </w:r>
      <w:r w:rsidR="00D57497" w:rsidRPr="00CD7133">
        <w:rPr>
          <w:rFonts w:ascii="Consolas" w:hAnsi="Consolas"/>
          <w:sz w:val="22"/>
          <w:szCs w:val="22"/>
        </w:rPr>
        <w:t>Logout</w:t>
      </w:r>
      <w:r w:rsidR="00D57497">
        <w:t>” menüpont, ezek között pedig a „</w:t>
      </w:r>
      <w:r w:rsidR="00D57497" w:rsidRPr="00CD7133">
        <w:rPr>
          <w:rFonts w:ascii="Consolas" w:hAnsi="Consolas"/>
          <w:sz w:val="22"/>
          <w:szCs w:val="22"/>
        </w:rPr>
        <w:t>Manage</w:t>
      </w:r>
      <w:r w:rsidR="00D57497">
        <w:t>”, „</w:t>
      </w:r>
      <w:r w:rsidR="00D57497" w:rsidRPr="00CD7133">
        <w:rPr>
          <w:rFonts w:ascii="Consolas" w:hAnsi="Consolas"/>
          <w:sz w:val="22"/>
          <w:szCs w:val="22"/>
        </w:rPr>
        <w:t>Images</w:t>
      </w:r>
      <w:r w:rsidR="00D57497">
        <w:t>” és „</w:t>
      </w:r>
      <w:r w:rsidR="00D57497" w:rsidRPr="00CD7133">
        <w:rPr>
          <w:rFonts w:ascii="Consolas" w:hAnsi="Consolas"/>
          <w:sz w:val="22"/>
          <w:szCs w:val="22"/>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CD7133">
        <w:rPr>
          <w:rFonts w:ascii="Consolas" w:hAnsi="Consolas"/>
          <w:sz w:val="22"/>
          <w:szCs w:val="22"/>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rsidP="00CD7133">
      <w:pPr>
        <w:pStyle w:val="Szvegtrzs"/>
        <w:ind w:firstLine="0"/>
      </w:pPr>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49">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CD7133">
        <w:rPr>
          <w:rFonts w:ascii="Consolas" w:hAnsi="Consolas"/>
          <w:sz w:val="22"/>
          <w:szCs w:val="22"/>
        </w:rPr>
        <w:t>Manage Ardui</w:t>
      </w:r>
      <w:r w:rsidR="00CB6136" w:rsidRPr="00D14820">
        <w:rPr>
          <w:rFonts w:ascii="Consolas" w:hAnsi="Consolas"/>
          <w:sz w:val="22"/>
          <w:szCs w:val="22"/>
        </w:rPr>
        <w:t>n</w:t>
      </w:r>
      <w:r w:rsidRPr="00CD7133">
        <w:rPr>
          <w:rFonts w:ascii="Consolas" w:hAnsi="Consolas"/>
          <w:sz w:val="22"/>
          <w:szCs w:val="22"/>
        </w:rPr>
        <w:t>o IDs here</w:t>
      </w:r>
      <w:r>
        <w:t xml:space="preserve">” </w:t>
      </w:r>
      <w:r w:rsidRPr="00CD7133">
        <w:rPr>
          <w:rFonts w:ascii="Consolas" w:hAnsi="Consolas"/>
          <w:sz w:val="22"/>
          <w:szCs w:val="22"/>
        </w:rPr>
        <w:t>Touchable Text</w:t>
      </w:r>
      <w:r>
        <w:t xml:space="preserve"> megnyomásával, vagy az AppBar Menu „</w:t>
      </w:r>
      <w:r w:rsidRPr="00CD7133">
        <w:rPr>
          <w:rFonts w:ascii="Consolas" w:hAnsi="Consolas"/>
          <w:sz w:val="22"/>
          <w:szCs w:val="22"/>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CD7133">
        <w:rPr>
          <w:rFonts w:ascii="Consolas" w:hAnsi="Consolas"/>
          <w:sz w:val="22"/>
          <w:szCs w:val="22"/>
        </w:rPr>
        <w:t>Open</w:t>
      </w:r>
      <w:r>
        <w:t xml:space="preserve"> gombra kattint a felhasználó, akkor a 18. ábrán látható POST Req</w:t>
      </w:r>
      <w:r w:rsidR="00416F79">
        <w:t>u</w:t>
      </w:r>
      <w:r>
        <w:t>est segítségével módosítja az „</w:t>
      </w:r>
      <w:r w:rsidRPr="00CD7133">
        <w:rPr>
          <w:rFonts w:ascii="Consolas" w:hAnsi="Consolas"/>
          <w:sz w:val="22"/>
          <w:szCs w:val="22"/>
        </w:rPr>
        <w:t>rfid_manager</w:t>
      </w:r>
      <w:r>
        <w:t>” adattáblában az „</w:t>
      </w:r>
      <w:r w:rsidRPr="00CD7133">
        <w:rPr>
          <w:rFonts w:ascii="Consolas" w:hAnsi="Consolas"/>
          <w:sz w:val="22"/>
          <w:szCs w:val="22"/>
        </w:rPr>
        <w:t>isRequested</w:t>
      </w:r>
      <w:r>
        <w:t>” értékét 1-re ezen rekord esetén. Maga az Arduino 5 másodpercenként egy GET Request-tel adatokat kér le az adatbázisból, és ha az Arduino eszköz ID-je, amit szeretnénk kinyitni, és azon rekord „</w:t>
      </w:r>
      <w:r w:rsidRPr="00CD7133">
        <w:rPr>
          <w:rFonts w:ascii="Consolas" w:hAnsi="Consolas"/>
          <w:sz w:val="22"/>
          <w:szCs w:val="22"/>
        </w:rPr>
        <w:t>arduino_id</w:t>
      </w:r>
      <w:r>
        <w:t>”-je, ahol a saját „</w:t>
      </w:r>
      <w:r w:rsidRPr="00CD7133">
        <w:rPr>
          <w:rFonts w:ascii="Consolas" w:hAnsi="Consolas"/>
          <w:sz w:val="22"/>
          <w:szCs w:val="22"/>
        </w:rPr>
        <w:t>rfid_id</w:t>
      </w:r>
      <w:r>
        <w:t>”-nk szerepel az megegyezik, akkor kinyílik az ajtó. Ajtó kinyitását követően az „</w:t>
      </w:r>
      <w:r w:rsidRPr="00CD7133">
        <w:rPr>
          <w:rFonts w:ascii="Consolas" w:hAnsi="Consolas"/>
          <w:sz w:val="22"/>
          <w:szCs w:val="22"/>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CD7133">
        <w:rPr>
          <w:rFonts w:ascii="Consolas" w:hAnsi="Consolas"/>
          <w:sz w:val="22"/>
          <w:szCs w:val="22"/>
        </w:rPr>
        <w:t>Logout</w:t>
      </w:r>
      <w:r>
        <w:t xml:space="preserve">-ra kattintva egy </w:t>
      </w:r>
      <w:r w:rsidR="003F20AF" w:rsidRPr="00CD7133">
        <w:rPr>
          <w:rFonts w:ascii="Consolas" w:hAnsi="Consolas"/>
          <w:sz w:val="22"/>
          <w:szCs w:val="22"/>
        </w:rPr>
        <w:t xml:space="preserve">Delete </w:t>
      </w:r>
      <w:r w:rsidRPr="00CD7133">
        <w:rPr>
          <w:rFonts w:ascii="Consolas" w:hAnsi="Consolas"/>
          <w:sz w:val="22"/>
          <w:szCs w:val="22"/>
        </w:rPr>
        <w:t>Request</w:t>
      </w:r>
      <w:r>
        <w:t xml:space="preserve">-et küld a backend számára, hogy a felhasználó ki szeretne jelentkezni. A kijelentkezés a felhasználó </w:t>
      </w:r>
      <w:r w:rsidRPr="00CD7133">
        <w:rPr>
          <w:rFonts w:ascii="Consolas" w:hAnsi="Consolas"/>
          <w:sz w:val="22"/>
          <w:szCs w:val="22"/>
        </w:rPr>
        <w:t>token</w:t>
      </w:r>
      <w:r>
        <w:t xml:space="preserve">-je alapján működik. Ekkor megjelenik majd egy </w:t>
      </w:r>
      <w:r w:rsidRPr="00CD7133">
        <w:rPr>
          <w:rFonts w:ascii="Consolas" w:hAnsi="Consolas"/>
          <w:sz w:val="22"/>
          <w:szCs w:val="22"/>
        </w:rPr>
        <w:t>Modal</w:t>
      </w:r>
      <w:r>
        <w:t xml:space="preserve">, hogy a felhasználó ténylegesen ki szeretne-e jelentkezni. </w:t>
      </w:r>
      <w:r w:rsidRPr="00CD7133">
        <w:rPr>
          <w:rFonts w:ascii="Consolas" w:hAnsi="Consolas"/>
          <w:sz w:val="22"/>
          <w:szCs w:val="22"/>
        </w:rPr>
        <w:t>Igen</w:t>
      </w:r>
      <w:r>
        <w:t xml:space="preserve">re kattintva a </w:t>
      </w:r>
      <w:r w:rsidRPr="00CD7133">
        <w:rPr>
          <w:rFonts w:ascii="Consolas" w:hAnsi="Consolas"/>
          <w:sz w:val="22"/>
          <w:szCs w:val="22"/>
        </w:rPr>
        <w:t>Login View</w:t>
      </w:r>
      <w:r>
        <w:t xml:space="preserve">-ra navigálja és a </w:t>
      </w:r>
      <w:r w:rsidRPr="00CD7133">
        <w:rPr>
          <w:rFonts w:ascii="Consolas" w:hAnsi="Consolas"/>
          <w:sz w:val="22"/>
          <w:szCs w:val="22"/>
        </w:rPr>
        <w:t>User token</w:t>
      </w:r>
      <w:r>
        <w:t>-jét frissíti üres sztringre az adatbázisban.</w:t>
      </w:r>
    </w:p>
    <w:p w14:paraId="2312EC92" w14:textId="504C8890" w:rsidR="00206544" w:rsidRDefault="00D57497" w:rsidP="00206544">
      <w:pPr>
        <w:pStyle w:val="Szvegtrzs"/>
        <w:ind w:firstLine="426"/>
      </w:pPr>
      <w:r>
        <w:t xml:space="preserve">A </w:t>
      </w:r>
      <w:r w:rsidRPr="00CD7133">
        <w:rPr>
          <w:rFonts w:ascii="Consolas" w:hAnsi="Consolas"/>
          <w:sz w:val="22"/>
          <w:szCs w:val="22"/>
        </w:rPr>
        <w:t>Manage</w:t>
      </w:r>
      <w:r>
        <w:t xml:space="preserve"> főoldal szinte ugyanúgy néz ki, mint a </w:t>
      </w:r>
      <w:r w:rsidRPr="00CD7133">
        <w:rPr>
          <w:rFonts w:ascii="Consolas" w:hAnsi="Consolas"/>
          <w:sz w:val="22"/>
          <w:szCs w:val="22"/>
        </w:rPr>
        <w:t>Home View</w:t>
      </w:r>
      <w:r>
        <w:t>, annyi különbséggel, hogy ezen az oldalon a</w:t>
      </w:r>
      <w:ins w:id="241" w:author="Balázs Dán" w:date="2021-11-14T22:18:00Z">
        <w:r w:rsidR="00E7257A">
          <w:t xml:space="preserve"> felhasználó</w:t>
        </w:r>
      </w:ins>
      <w:del w:id="242" w:author="Balázs Dán" w:date="2021-11-14T22:18:00Z">
        <w:r w:rsidDel="00E7257A">
          <w:delText>z</w:delText>
        </w:r>
      </w:del>
      <w:r>
        <w:t xml:space="preserve"> összes Arduino ID</w:t>
      </w:r>
      <w:ins w:id="243" w:author="Balázs Dán" w:date="2021-11-14T22:18:00Z">
        <w:r w:rsidR="00E7257A">
          <w:t>-ja</w:t>
        </w:r>
      </w:ins>
      <w:r>
        <w:t xml:space="preserve"> szerepel, még azok is, amelyeknek az „</w:t>
      </w:r>
      <w:r w:rsidRPr="00CD7133">
        <w:rPr>
          <w:rFonts w:ascii="Consolas" w:hAnsi="Consolas"/>
          <w:sz w:val="22"/>
          <w:szCs w:val="22"/>
        </w:rPr>
        <w:t>access_state</w:t>
      </w:r>
      <w:r>
        <w:t>”-je nincs engedélyezve. Itt az RFID</w:t>
      </w:r>
      <w:r w:rsidR="00D538C6">
        <w:t xml:space="preserve"> ID</w:t>
      </w:r>
      <w:r>
        <w:t xml:space="preserve">-kat és Arduino ID-kat tudjuk kezelni. Új felhasználó esetén, mivel még nem rendelkezik RFID ID-vel, hozzáadhat magának egyet. A két Text Field-et kitöltve egy </w:t>
      </w:r>
      <w:del w:id="244" w:author="Balázs Dán" w:date="2021-11-14T22:19:00Z">
        <w:r w:rsidDel="006F7EE1">
          <w:delText xml:space="preserve">Post </w:delText>
        </w:r>
      </w:del>
      <w:ins w:id="245" w:author="Balázs Dán" w:date="2021-11-14T22:19:00Z">
        <w:r w:rsidR="006F7EE1">
          <w:t>POST</w:t>
        </w:r>
        <w:r w:rsidR="006F7EE1">
          <w:t xml:space="preserve"> </w:t>
        </w:r>
      </w:ins>
      <w:r>
        <w:t>Request-et küld az „</w:t>
      </w:r>
      <w:r w:rsidRPr="00CD7133">
        <w:rPr>
          <w:rFonts w:ascii="Consolas" w:hAnsi="Consolas"/>
          <w:sz w:val="22"/>
          <w:szCs w:val="22"/>
        </w:rPr>
        <w:t>rfid_manage.php</w:t>
      </w:r>
      <w:r>
        <w:t>” backend fájlra, és ha Unique az RFID ID, akkor beilleszti az adatokat az „</w:t>
      </w:r>
      <w:r w:rsidRPr="00CD7133">
        <w:rPr>
          <w:rFonts w:ascii="Consolas" w:hAnsi="Consolas"/>
          <w:sz w:val="22"/>
          <w:szCs w:val="22"/>
        </w:rPr>
        <w:t>rfid_manager</w:t>
      </w:r>
      <w:r>
        <w:t>” adattáblába és a „</w:t>
      </w:r>
      <w:r w:rsidRPr="00CD7133">
        <w:rPr>
          <w:rFonts w:ascii="Consolas" w:hAnsi="Consolas"/>
          <w:sz w:val="22"/>
          <w:szCs w:val="22"/>
        </w:rPr>
        <w:t>user</w:t>
      </w:r>
      <w:r>
        <w:t xml:space="preserve">” táblában frissíti a felhasználó RFID ID-ját. </w:t>
      </w:r>
      <w:r w:rsidR="00206544">
        <w:t>Ügyelni kell arra, ha nincs aktív Arduino ID, akkor az „</w:t>
      </w:r>
      <w:r w:rsidR="00206544" w:rsidRPr="00CD7133">
        <w:rPr>
          <w:rFonts w:ascii="Consolas" w:hAnsi="Consolas"/>
          <w:sz w:val="22"/>
          <w:szCs w:val="22"/>
        </w:rPr>
        <w:t>Images</w:t>
      </w:r>
      <w:r w:rsidR="00206544">
        <w:t>” és „</w:t>
      </w:r>
      <w:r w:rsidR="00206544" w:rsidRPr="00CD7133">
        <w:rPr>
          <w:rFonts w:ascii="Consolas" w:hAnsi="Consolas"/>
          <w:sz w:val="22"/>
          <w:szCs w:val="22"/>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4A85B43E" w14:textId="5C42D326" w:rsidR="00740EF8" w:rsidRDefault="001D43E8" w:rsidP="00740EF8">
      <w:pPr>
        <w:pStyle w:val="Szvegtrzs"/>
        <w:ind w:firstLine="426"/>
      </w:pPr>
      <w:r>
        <w:t>Ha a későbbiekben a felhasználó szeretne módosítani az RFID ID-ján, akkor küldhet szándékáról egy értesítést a rendszerkezelőnek</w:t>
      </w:r>
      <w:r w:rsidR="00740EF8">
        <w:t xml:space="preserve"> </w:t>
      </w:r>
      <w:r w:rsidR="006700B7">
        <w:t xml:space="preserve">a </w:t>
      </w:r>
      <w:r w:rsidR="006700B7" w:rsidRPr="00BD39AF">
        <w:rPr>
          <w:rFonts w:ascii="Consolas" w:hAnsi="Consolas"/>
          <w:sz w:val="22"/>
          <w:szCs w:val="22"/>
        </w:rPr>
        <w:t>Send request to change RFID</w:t>
      </w:r>
      <w:r w:rsidR="006700B7">
        <w:t xml:space="preserve"> Text megnyomásával </w:t>
      </w:r>
      <w:r w:rsidR="00740EF8">
        <w:t>(31. ábra)</w:t>
      </w:r>
      <w:r>
        <w:t>.</w:t>
      </w:r>
    </w:p>
    <w:p w14:paraId="2DFC9E6D" w14:textId="77777777" w:rsidR="00740EF8" w:rsidRDefault="00740EF8" w:rsidP="006700B7">
      <w:pPr>
        <w:pStyle w:val="Szvegtrzs"/>
        <w:ind w:firstLine="0"/>
      </w:pPr>
    </w:p>
    <w:p w14:paraId="7F32893B" w14:textId="77777777" w:rsidR="00740EF8" w:rsidRDefault="00740EF8" w:rsidP="00740EF8">
      <w:pPr>
        <w:pStyle w:val="Szvegtrzs"/>
        <w:ind w:firstLine="0"/>
        <w:sectPr w:rsidR="00740EF8" w:rsidSect="00222C10">
          <w:pgSz w:w="11906" w:h="16838"/>
          <w:pgMar w:top="1701" w:right="1134" w:bottom="1701" w:left="1701" w:header="709" w:footer="709" w:gutter="567"/>
          <w:cols w:space="708"/>
          <w:docGrid w:linePitch="360"/>
        </w:sectPr>
      </w:pPr>
    </w:p>
    <w:p w14:paraId="10FDFE43" w14:textId="577895EA" w:rsidR="00D23C7B" w:rsidRDefault="00D23C7B" w:rsidP="00740EF8">
      <w:pPr>
        <w:pStyle w:val="Szvegtrzs"/>
        <w:ind w:firstLine="0"/>
        <w:jc w:val="center"/>
      </w:pPr>
      <w:r>
        <w:rPr>
          <w:noProof/>
        </w:rPr>
        <w:lastRenderedPageBreak/>
        <w:drawing>
          <wp:inline distT="0" distB="0" distL="0" distR="0" wp14:anchorId="6CF7FE43" wp14:editId="3BDF1073">
            <wp:extent cx="2781300" cy="5882211"/>
            <wp:effectExtent l="0" t="0" r="0" b="444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50">
                      <a:extLst>
                        <a:ext uri="{28A0092B-C50C-407E-A947-70E740481C1C}">
                          <a14:useLocalDpi xmlns:a14="http://schemas.microsoft.com/office/drawing/2010/main" val="0"/>
                        </a:ext>
                      </a:extLst>
                    </a:blip>
                    <a:stretch>
                      <a:fillRect/>
                    </a:stretch>
                  </pic:blipFill>
                  <pic:spPr>
                    <a:xfrm>
                      <a:off x="0" y="0"/>
                      <a:ext cx="2794422" cy="5909962"/>
                    </a:xfrm>
                    <a:prstGeom prst="rect">
                      <a:avLst/>
                    </a:prstGeom>
                  </pic:spPr>
                </pic:pic>
              </a:graphicData>
            </a:graphic>
          </wp:inline>
        </w:drawing>
      </w:r>
    </w:p>
    <w:p w14:paraId="4F102A6B" w14:textId="6C3038C0" w:rsidR="00D57497" w:rsidRDefault="00D57497" w:rsidP="00740EF8">
      <w:pPr>
        <w:pStyle w:val="Szvegtrzs"/>
        <w:ind w:firstLine="0"/>
        <w:jc w:val="center"/>
      </w:pPr>
      <w:r>
        <w:t>3</w:t>
      </w:r>
      <w:r w:rsidR="00463960">
        <w:t>1</w:t>
      </w:r>
      <w:r>
        <w:t>. ábra: Manage View</w:t>
      </w:r>
    </w:p>
    <w:p w14:paraId="3A3825FC" w14:textId="77777777" w:rsidR="00D57497" w:rsidRDefault="00D57497" w:rsidP="003C2D3F">
      <w:pPr>
        <w:pStyle w:val="Szvegtrzs"/>
        <w:ind w:firstLine="0"/>
      </w:pPr>
    </w:p>
    <w:p w14:paraId="1326525B" w14:textId="5C69DA86" w:rsidR="00740EF8" w:rsidRDefault="00D57497" w:rsidP="008C7C1C">
      <w:pPr>
        <w:pStyle w:val="Szvegtrzs"/>
        <w:ind w:firstLine="0"/>
      </w:pPr>
      <w:r>
        <w:t>Ha a felhasználó már rendelkezik RFID ID-val, akkor csak Arduino ID-t adhat még hozzá. Az Arduino eszközök „</w:t>
      </w:r>
      <w:r w:rsidRPr="00CD7133">
        <w:rPr>
          <w:rFonts w:ascii="Consolas" w:hAnsi="Consolas"/>
          <w:sz w:val="22"/>
          <w:szCs w:val="22"/>
        </w:rPr>
        <w:t>access_state</w:t>
      </w:r>
      <w:r>
        <w:t xml:space="preserve">”-je állítható a </w:t>
      </w:r>
      <w:r w:rsidRPr="00CD7133">
        <w:rPr>
          <w:rFonts w:ascii="Consolas" w:hAnsi="Consolas"/>
          <w:sz w:val="22"/>
          <w:szCs w:val="22"/>
        </w:rPr>
        <w:t>Toggle</w:t>
      </w:r>
      <w:r>
        <w:t xml:space="preserve"> gombok segítségével.</w:t>
      </w:r>
      <w:r w:rsidR="008C7C1C">
        <w:t xml:space="preserve"> </w:t>
      </w:r>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CD7133">
        <w:rPr>
          <w:rFonts w:ascii="Consolas" w:hAnsi="Consolas"/>
          <w:sz w:val="22"/>
          <w:szCs w:val="22"/>
        </w:rPr>
        <w:t>rfid_id</w:t>
      </w:r>
      <w:r w:rsidR="00740EF8">
        <w:t>”-jeinek Reset-elésére.</w:t>
      </w:r>
      <w:r w:rsidR="008C7C1C">
        <w:t xml:space="preserve"> Ekkor a </w:t>
      </w:r>
      <w:r w:rsidR="008C7C1C" w:rsidRPr="00CD7133">
        <w:rPr>
          <w:rFonts w:ascii="Consolas" w:hAnsi="Consolas"/>
          <w:sz w:val="22"/>
          <w:szCs w:val="22"/>
        </w:rPr>
        <w:t>Send request to change RFID</w:t>
      </w:r>
      <w:r w:rsidR="008C7C1C">
        <w:t xml:space="preserve"> Text helyett a </w:t>
      </w:r>
      <w:r w:rsidR="008C7C1C" w:rsidRPr="00CD7133">
        <w:rPr>
          <w:rFonts w:ascii="Consolas" w:hAnsi="Consolas"/>
          <w:sz w:val="22"/>
          <w:szCs w:val="22"/>
        </w:rPr>
        <w:t>Manage all Users</w:t>
      </w:r>
      <w:r w:rsidR="008C7C1C">
        <w:t xml:space="preserve"> Text jelenik meg. Erre kattintva átirányítja az admin felhasználót az alábbi oldalra (32. ábra):</w:t>
      </w:r>
    </w:p>
    <w:p w14:paraId="00A52A7A" w14:textId="458DC437" w:rsidR="008C7C1C" w:rsidRDefault="00CA449A" w:rsidP="00CD7133">
      <w:pPr>
        <w:pStyle w:val="Szvegtrzs"/>
        <w:ind w:firstLine="0"/>
        <w:jc w:val="center"/>
      </w:pPr>
      <w:del w:id="246" w:author="Balázs Dán" w:date="2021-11-14T22:24:00Z">
        <w:r w:rsidDel="0097344F">
          <w:rPr>
            <w:noProof/>
          </w:rPr>
          <w:lastRenderedPageBreak/>
          <w:drawing>
            <wp:inline distT="0" distB="0" distL="0" distR="0" wp14:anchorId="503DC437" wp14:editId="069F42DD">
              <wp:extent cx="3028950" cy="614107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51">
                        <a:extLst>
                          <a:ext uri="{28A0092B-C50C-407E-A947-70E740481C1C}">
                            <a14:useLocalDpi xmlns:a14="http://schemas.microsoft.com/office/drawing/2010/main" val="0"/>
                          </a:ext>
                        </a:extLst>
                      </a:blip>
                      <a:stretch>
                        <a:fillRect/>
                      </a:stretch>
                    </pic:blipFill>
                    <pic:spPr>
                      <a:xfrm>
                        <a:off x="0" y="0"/>
                        <a:ext cx="3046093" cy="6175832"/>
                      </a:xfrm>
                      <a:prstGeom prst="rect">
                        <a:avLst/>
                      </a:prstGeom>
                    </pic:spPr>
                  </pic:pic>
                </a:graphicData>
              </a:graphic>
            </wp:inline>
          </w:drawing>
        </w:r>
      </w:del>
      <w:ins w:id="247" w:author="Balázs Dán" w:date="2021-11-14T22:25:00Z">
        <w:r w:rsidR="0097344F">
          <w:rPr>
            <w:noProof/>
          </w:rPr>
          <w:drawing>
            <wp:inline distT="0" distB="0" distL="0" distR="0" wp14:anchorId="6AAD4BAB" wp14:editId="4E088081">
              <wp:extent cx="2900401" cy="61341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52">
                        <a:extLst>
                          <a:ext uri="{28A0092B-C50C-407E-A947-70E740481C1C}">
                            <a14:useLocalDpi xmlns:a14="http://schemas.microsoft.com/office/drawing/2010/main" val="0"/>
                          </a:ext>
                        </a:extLst>
                      </a:blip>
                      <a:stretch>
                        <a:fillRect/>
                      </a:stretch>
                    </pic:blipFill>
                    <pic:spPr>
                      <a:xfrm>
                        <a:off x="0" y="0"/>
                        <a:ext cx="2911177" cy="6156891"/>
                      </a:xfrm>
                      <a:prstGeom prst="rect">
                        <a:avLst/>
                      </a:prstGeom>
                    </pic:spPr>
                  </pic:pic>
                </a:graphicData>
              </a:graphic>
            </wp:inline>
          </w:drawing>
        </w:r>
      </w:ins>
    </w:p>
    <w:p w14:paraId="1E9106FB" w14:textId="5302536F" w:rsidR="00740EF8" w:rsidRDefault="008C7C1C" w:rsidP="00B27628">
      <w:pPr>
        <w:pStyle w:val="Szvegtrzs"/>
        <w:ind w:firstLine="0"/>
        <w:jc w:val="center"/>
      </w:pPr>
      <w:r>
        <w:t>32. ábra: Admin Manager View</w:t>
      </w:r>
    </w:p>
    <w:p w14:paraId="17BE213F" w14:textId="3380D610" w:rsidR="00B27628" w:rsidRDefault="00B27628" w:rsidP="00B27628">
      <w:pPr>
        <w:pStyle w:val="Szvegtrzs"/>
        <w:ind w:firstLine="0"/>
      </w:pPr>
    </w:p>
    <w:p w14:paraId="70A0FD93" w14:textId="4E37A744" w:rsidR="00B27628" w:rsidRDefault="00B27628" w:rsidP="00B27628">
      <w:pPr>
        <w:pStyle w:val="Szvegtrzs"/>
        <w:ind w:firstLine="0"/>
      </w:pPr>
      <w:r>
        <w:t xml:space="preserve">Az Admin Manager oldalon kezelheti az admin az összes Arduino eszközhöz tartozó Video Streaming URL linkjét, illetve lehetősége van 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r w:rsidR="00864742">
        <w:t xml:space="preserve"> A </w:t>
      </w:r>
      <w:r w:rsidR="00864742" w:rsidRPr="00CD7133">
        <w:rPr>
          <w:rFonts w:ascii="Consolas" w:hAnsi="Consolas"/>
          <w:sz w:val="22"/>
          <w:szCs w:val="22"/>
        </w:rPr>
        <w:t>Change</w:t>
      </w:r>
      <w:r w:rsidR="00864742">
        <w:t xml:space="preserve"> megnyomását követően egy Modal ugrik fel, ahol egy Text mezőt kitöltve frissítheti az adatbázisban az adott Arduino ID-vel rendelkező rekord „</w:t>
      </w:r>
      <w:r w:rsidR="00864742" w:rsidRPr="00CD7133">
        <w:rPr>
          <w:rFonts w:ascii="Consolas" w:hAnsi="Consolas"/>
          <w:sz w:val="22"/>
          <w:szCs w:val="22"/>
        </w:rPr>
        <w:t>video_url</w:t>
      </w:r>
      <w:r w:rsidR="00864742">
        <w:t xml:space="preserve">” értékét. </w:t>
      </w:r>
    </w:p>
    <w:p w14:paraId="2A143597" w14:textId="21180B89" w:rsidR="0086587E" w:rsidRDefault="0086587E" w:rsidP="00B27628">
      <w:pPr>
        <w:pStyle w:val="Szvegtrzs"/>
        <w:ind w:firstLine="0"/>
      </w:pPr>
    </w:p>
    <w:p w14:paraId="1E192FED" w14:textId="77777777" w:rsidR="0086587E" w:rsidRDefault="0086587E" w:rsidP="0086587E">
      <w:pPr>
        <w:pStyle w:val="Szvegtrzs"/>
        <w:ind w:firstLine="0"/>
        <w:sectPr w:rsidR="0086587E" w:rsidSect="00222C10">
          <w:pgSz w:w="11906" w:h="16838"/>
          <w:pgMar w:top="1701" w:right="1134" w:bottom="1701" w:left="1701" w:header="709" w:footer="709" w:gutter="567"/>
          <w:cols w:space="708"/>
          <w:docGrid w:linePitch="360"/>
        </w:sectPr>
      </w:pPr>
    </w:p>
    <w:p w14:paraId="674AF71C" w14:textId="5EADA319" w:rsidR="00E069D9" w:rsidRDefault="00D57497" w:rsidP="00637123">
      <w:pPr>
        <w:pStyle w:val="Szvegtrzs"/>
        <w:ind w:firstLine="426"/>
      </w:pPr>
      <w:r>
        <w:lastRenderedPageBreak/>
        <w:t>Az Images menüpontra kattintva az Images View-ra lép át. Ha rendelkezünk olyan Arduino ID-vel, amellyel készültek képek az ESP32 segítségével, és az „</w:t>
      </w:r>
      <w:r w:rsidRPr="00CD7133">
        <w:rPr>
          <w:rFonts w:ascii="Consolas" w:hAnsi="Consolas"/>
          <w:sz w:val="22"/>
          <w:szCs w:val="22"/>
        </w:rPr>
        <w:t>rfid_manager</w:t>
      </w:r>
      <w:r>
        <w:t>” adattáblában engedélyezve van a hozzáférésünk, akkor megjelenítődnek a készülékkel készült képek</w:t>
      </w:r>
      <w:r w:rsidR="004D6E9D">
        <w:t xml:space="preserve"> (3</w:t>
      </w:r>
      <w:r w:rsidR="0094004C">
        <w:t>3</w:t>
      </w:r>
      <w:r w:rsidR="004D6E9D">
        <w:t>. ábra)</w:t>
      </w:r>
      <w:r>
        <w:t>. Ellenkező esetben nem fognak képek megjelenni.</w:t>
      </w:r>
    </w:p>
    <w:p w14:paraId="6C6A3E3C" w14:textId="33718B6D" w:rsidR="00946582" w:rsidRDefault="00946582" w:rsidP="00CD7133">
      <w:pPr>
        <w:pStyle w:val="Szvegtrzs"/>
        <w:ind w:firstLine="0"/>
        <w:jc w:val="center"/>
      </w:pPr>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3">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p>
    <w:p w14:paraId="76CA0AE7" w14:textId="7D679CB9" w:rsidR="00D57497" w:rsidRDefault="00D57497">
      <w:pPr>
        <w:pStyle w:val="Szvegtrzs"/>
        <w:ind w:firstLine="0"/>
        <w:jc w:val="center"/>
      </w:pPr>
      <w:r>
        <w:t>3</w:t>
      </w:r>
      <w:r w:rsidR="0094004C">
        <w:t>3</w:t>
      </w:r>
      <w:r>
        <w:t>. ábra: Images View</w:t>
      </w:r>
    </w:p>
    <w:p w14:paraId="7B9A88AD" w14:textId="09FDCE4B" w:rsidR="003F0F6E" w:rsidRDefault="003F0F6E" w:rsidP="003F0F6E">
      <w:pPr>
        <w:pStyle w:val="Szvegtrzs"/>
        <w:ind w:firstLine="0"/>
      </w:pPr>
    </w:p>
    <w:p w14:paraId="68DFD0D6" w14:textId="59F6DB5F" w:rsidR="003F0F6E" w:rsidRDefault="003F0F6E" w:rsidP="00CD7133">
      <w:pPr>
        <w:pStyle w:val="Szvegtrzs"/>
        <w:ind w:firstLine="0"/>
      </w:pPr>
      <w:r>
        <w:t>A könnyebb átláthatóság és a gyorsabb betöltés érdekében a képeket tízesével lehet megtekinteni</w:t>
      </w:r>
      <w:r w:rsidR="003A1E7C">
        <w:t xml:space="preserve"> az oldal megnyitásakor</w:t>
      </w:r>
      <w:r>
        <w:t>.</w:t>
      </w:r>
      <w:r w:rsidR="003A1E7C">
        <w:t xml:space="preserve"> Ezt a lépésközt a</w:t>
      </w:r>
      <w:r w:rsidR="00201C22">
        <w:t xml:space="preserve"> 3</w:t>
      </w:r>
      <w:r w:rsidR="0094004C">
        <w:t>3</w:t>
      </w:r>
      <w:r w:rsidR="00201C22">
        <w:t>. ábrán látható</w:t>
      </w:r>
      <w:r w:rsidR="003A1E7C">
        <w:t xml:space="preserve"> alsó gombok segítségével lehet állítani.</w:t>
      </w:r>
      <w:r>
        <w:t xml:space="preserve"> A </w:t>
      </w:r>
      <w:r w:rsidRPr="00CD7133">
        <w:rPr>
          <w:rFonts w:ascii="Consolas" w:hAnsi="Consolas"/>
          <w:sz w:val="22"/>
          <w:szCs w:val="22"/>
        </w:rPr>
        <w:t>Back</w:t>
      </w:r>
      <w:r>
        <w:t xml:space="preserve"> és </w:t>
      </w:r>
      <w:r w:rsidRPr="00CD7133">
        <w:rPr>
          <w:rFonts w:ascii="Consolas" w:hAnsi="Consolas"/>
          <w:sz w:val="22"/>
          <w:szCs w:val="22"/>
        </w:rPr>
        <w:t>Next</w:t>
      </w:r>
      <w:r>
        <w:t xml:space="preserve"> gombokkal lehet lép</w:t>
      </w:r>
      <w:r w:rsidR="008A61D9">
        <w:t>egetni</w:t>
      </w:r>
      <w:r>
        <w:t xml:space="preserve"> az oldalak között.</w:t>
      </w:r>
    </w:p>
    <w:p w14:paraId="647789D2" w14:textId="77777777" w:rsidR="003F0F6E" w:rsidRDefault="003F0F6E" w:rsidP="003F0F6E">
      <w:pPr>
        <w:pStyle w:val="Szvegtrzs"/>
        <w:ind w:firstLine="0"/>
        <w:sectPr w:rsidR="003F0F6E" w:rsidSect="00222C10">
          <w:pgSz w:w="11906" w:h="16838"/>
          <w:pgMar w:top="1701" w:right="1134" w:bottom="1701" w:left="1701" w:header="709" w:footer="709" w:gutter="567"/>
          <w:cols w:space="708"/>
          <w:docGrid w:linePitch="360"/>
        </w:sectPr>
      </w:pPr>
    </w:p>
    <w:p w14:paraId="0F9A64BD" w14:textId="3DF913A5" w:rsidR="00D57497" w:rsidRDefault="00D57497" w:rsidP="003C2D3F">
      <w:pPr>
        <w:pStyle w:val="Szvegtrzs"/>
        <w:ind w:firstLine="426"/>
      </w:pPr>
      <w:r>
        <w:lastRenderedPageBreak/>
        <w:t xml:space="preserve">A Video menüpontra kattintva az applikáció átirányít a </w:t>
      </w:r>
      <w:r w:rsidRPr="00CD7133">
        <w:rPr>
          <w:rFonts w:ascii="Consolas" w:hAnsi="Consolas"/>
          <w:sz w:val="22"/>
          <w:szCs w:val="22"/>
        </w:rPr>
        <w:t>Video</w:t>
      </w:r>
      <w:r>
        <w:t xml:space="preserve"> oldalra. </w:t>
      </w:r>
      <w:r w:rsidR="00335259">
        <w:t xml:space="preserve">Ha </w:t>
      </w:r>
      <w:r w:rsidR="001A153A">
        <w:t xml:space="preserve">a felhasználó rendelkezik olyan Arduino ID-val, amely ajtónyitási státusza engedélyezett és szerepel </w:t>
      </w:r>
      <w:r w:rsidR="00335259">
        <w:t>az „</w:t>
      </w:r>
      <w:r w:rsidR="00335259" w:rsidRPr="00CD7133">
        <w:rPr>
          <w:rFonts w:ascii="Consolas" w:hAnsi="Consolas"/>
          <w:sz w:val="22"/>
          <w:szCs w:val="22"/>
        </w:rPr>
        <w:t>arduino_devices</w:t>
      </w:r>
      <w:r w:rsidR="00335259">
        <w:t>” adattáblában</w:t>
      </w:r>
      <w:r w:rsidR="001A153A">
        <w:t>, akkor az ugyanazon rekordban szereplő „</w:t>
      </w:r>
      <w:r w:rsidR="001A153A" w:rsidRPr="00CD7133">
        <w:rPr>
          <w:rFonts w:ascii="Consolas" w:hAnsi="Consolas"/>
          <w:sz w:val="22"/>
          <w:szCs w:val="22"/>
        </w:rPr>
        <w:t>video_url</w:t>
      </w:r>
      <w:r w:rsidR="001A153A">
        <w:t xml:space="preserve">” alapján megtekinthető a Video Streaming. </w:t>
      </w:r>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r w:rsidR="001A153A">
        <w:t>Több Arduino ID-val rendelkez</w:t>
      </w:r>
      <w:r w:rsidR="0013182C">
        <w:t>ő</w:t>
      </w:r>
      <w:r w:rsidR="001A153A">
        <w:t xml:space="preserve"> felhasználónak lehetősége van a Video Streaming-ek közötti lép</w:t>
      </w:r>
      <w:r w:rsidR="008F6EF3">
        <w:t>egetés</w:t>
      </w:r>
      <w:r w:rsidR="001A153A">
        <w:t xml:space="preserve">re a </w:t>
      </w:r>
      <w:r w:rsidR="001A153A" w:rsidRPr="00CD7133">
        <w:rPr>
          <w:rFonts w:ascii="Consolas" w:hAnsi="Consolas"/>
          <w:sz w:val="22"/>
          <w:szCs w:val="22"/>
        </w:rPr>
        <w:t>Back</w:t>
      </w:r>
      <w:r w:rsidR="001A153A">
        <w:t xml:space="preserve"> és </w:t>
      </w:r>
      <w:r w:rsidR="001A153A" w:rsidRPr="00CD7133">
        <w:rPr>
          <w:rFonts w:ascii="Consolas" w:hAnsi="Consolas"/>
          <w:sz w:val="22"/>
          <w:szCs w:val="22"/>
        </w:rPr>
        <w:t>Next</w:t>
      </w:r>
      <w:r w:rsidR="001A153A">
        <w:t xml:space="preserve"> gombok segítségével</w:t>
      </w:r>
      <w:r w:rsidR="00BD1773">
        <w:t xml:space="preserve"> </w:t>
      </w:r>
      <w:r w:rsidR="00E6476A">
        <w:t>(3</w:t>
      </w:r>
      <w:r w:rsidR="0094004C">
        <w:t>4</w:t>
      </w:r>
      <w:r w:rsidR="00E6476A">
        <w:t>. ábra)</w:t>
      </w:r>
      <w:r w:rsidR="001A153A">
        <w:t>.</w:t>
      </w:r>
    </w:p>
    <w:p w14:paraId="59AEDEEC" w14:textId="3B238734" w:rsidR="003F0F6E" w:rsidRDefault="00E56E31" w:rsidP="00CD7133">
      <w:pPr>
        <w:pStyle w:val="Szvegtrzs"/>
        <w:ind w:firstLine="0"/>
        <w:jc w:val="center"/>
      </w:pPr>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4">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p>
    <w:p w14:paraId="2D996DBB" w14:textId="1979F67C" w:rsidR="003F0F6E" w:rsidRDefault="00E6476A" w:rsidP="00CD7133">
      <w:pPr>
        <w:pStyle w:val="Szvegtrzs"/>
        <w:ind w:firstLine="0"/>
        <w:jc w:val="center"/>
      </w:pPr>
      <w:r>
        <w:t>3</w:t>
      </w:r>
      <w:r w:rsidR="0094004C">
        <w:t>4</w:t>
      </w:r>
      <w:r>
        <w:t>. ábra: Video View</w:t>
      </w:r>
    </w:p>
    <w:p w14:paraId="6EF4CFF7" w14:textId="77777777" w:rsidR="003F0F6E" w:rsidRDefault="003F0F6E" w:rsidP="003C2D3F">
      <w:pPr>
        <w:pStyle w:val="Szvegtrzs"/>
        <w:ind w:firstLine="0"/>
      </w:pPr>
    </w:p>
    <w:p w14:paraId="243B682B" w14:textId="61F8687A" w:rsidR="00D57497" w:rsidRDefault="00623313" w:rsidP="003C2D3F">
      <w:pPr>
        <w:pStyle w:val="Cmsor1"/>
        <w:spacing w:after="0" w:line="360" w:lineRule="auto"/>
      </w:pPr>
      <w:r>
        <w:lastRenderedPageBreak/>
        <w:t>Ut</w:t>
      </w:r>
      <w:r w:rsidR="001E7275">
        <w:t>olsó módosítások</w:t>
      </w:r>
    </w:p>
    <w:p w14:paraId="1AA6E4A2" w14:textId="34B4DB05"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w:t>
      </w:r>
      <w:r w:rsidR="0092610D">
        <w:t>m</w:t>
      </w:r>
      <w:r>
        <w:t>, ahhoz ngrok-ot használtam.</w:t>
      </w:r>
      <w:r w:rsidR="00B703ED">
        <w:t xml:space="preserve"> </w:t>
      </w:r>
    </w:p>
    <w:p w14:paraId="2192FE21" w14:textId="0AB49AF0"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r w:rsidR="00EC0741">
        <w:t xml:space="preserve"> </w:t>
      </w:r>
      <w:r w:rsidR="00EC0741">
        <w:fldChar w:fldCharType="begin"/>
      </w:r>
      <w:r w:rsidR="00EC0741">
        <w:instrText xml:space="preserve"> REF _Ref87375487 \r \h </w:instrText>
      </w:r>
      <w:r w:rsidR="00EC0741">
        <w:fldChar w:fldCharType="separate"/>
      </w:r>
      <w:r w:rsidR="00EC0741">
        <w:t>[24]</w:t>
      </w:r>
      <w:r w:rsidR="00EC0741">
        <w:fldChar w:fldCharType="end"/>
      </w:r>
      <w:r w:rsidR="00724CB3" w:rsidRPr="00724CB3">
        <w:t>.</w:t>
      </w:r>
    </w:p>
    <w:p w14:paraId="5E18CEC2" w14:textId="0C0EEDA1" w:rsidR="001E7275" w:rsidRDefault="001E7275" w:rsidP="003C2D3F">
      <w:pPr>
        <w:pStyle w:val="Cmsor2"/>
        <w:spacing w:after="0"/>
      </w:pPr>
      <w:r>
        <w:t>Domain</w:t>
      </w:r>
      <w:r w:rsidR="00217E16">
        <w:t xml:space="preserve"> és ngrok</w:t>
      </w:r>
    </w:p>
    <w:p w14:paraId="0D1BF614" w14:textId="719B0200" w:rsidR="00275238" w:rsidRDefault="00F2468A" w:rsidP="0034198B">
      <w:pPr>
        <w:pStyle w:val="Szvegtrzs"/>
        <w:ind w:firstLine="426"/>
      </w:pPr>
      <w:r>
        <w:t>A</w:t>
      </w:r>
      <w:r w:rsidR="00480C16">
        <w:t xml:space="preserve"> „</w:t>
      </w:r>
      <w:r w:rsidR="00480C16" w:rsidRPr="00CD7133">
        <w:rPr>
          <w:rFonts w:ascii="Consolas" w:hAnsi="Consolas"/>
          <w:sz w:val="22"/>
          <w:szCs w:val="22"/>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CD7133">
        <w:rPr>
          <w:rFonts w:ascii="Consolas" w:hAnsi="Consolas"/>
          <w:sz w:val="22"/>
          <w:szCs w:val="22"/>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CD7133">
        <w:rPr>
          <w:rFonts w:ascii="Consolas" w:hAnsi="Consolas"/>
          <w:sz w:val="22"/>
          <w:szCs w:val="22"/>
        </w:rPr>
        <w:t>config.json</w:t>
      </w:r>
      <w:r w:rsidR="00521C07">
        <w:t xml:space="preserve">”-be elmentett </w:t>
      </w:r>
      <w:del w:id="248" w:author="Balázs Dán" w:date="2021-11-14T22:27:00Z">
        <w:r w:rsidR="00521C07" w:rsidRPr="00CD7133" w:rsidDel="00563F40">
          <w:rPr>
            <w:rFonts w:ascii="Consolas" w:hAnsi="Consolas"/>
            <w:sz w:val="22"/>
            <w:szCs w:val="22"/>
          </w:rPr>
          <w:delText>url</w:delText>
        </w:r>
      </w:del>
      <w:ins w:id="249" w:author="Balázs Dán" w:date="2021-11-14T22:27:00Z">
        <w:r w:rsidR="005F7774">
          <w:t>URL-</w:t>
        </w:r>
      </w:ins>
      <w:del w:id="250" w:author="Balázs Dán" w:date="2021-11-14T22:27:00Z">
        <w:r w:rsidR="00521C07" w:rsidDel="005F7774">
          <w:delText>-</w:delText>
        </w:r>
      </w:del>
      <w:r w:rsidR="00521C07">
        <w:t xml:space="preserve">t módosítottam a Domain </w:t>
      </w:r>
      <w:del w:id="251" w:author="Balázs Dán" w:date="2021-11-14T22:27:00Z">
        <w:r w:rsidR="00521C07" w:rsidDel="005F7774">
          <w:delText>url</w:delText>
        </w:r>
      </w:del>
      <w:ins w:id="252" w:author="Balázs Dán" w:date="2021-11-14T22:27:00Z">
        <w:r w:rsidR="005F7774">
          <w:t>URL</w:t>
        </w:r>
      </w:ins>
      <w:r w:rsidR="00521C07">
        <w:t>-re,</w:t>
      </w:r>
      <w:r w:rsidR="0034198B">
        <w:t xml:space="preserve"> hogy bárhonnan elérhető legyen</w:t>
      </w:r>
      <w:r w:rsidR="00B27D95">
        <w:t>.</w:t>
      </w:r>
      <w:r w:rsidR="00CD22DF">
        <w:t xml:space="preserve"> </w:t>
      </w:r>
      <w:r w:rsidR="00FD4AA1">
        <w:t xml:space="preserve">Minden olyan backend fájlt, amely </w:t>
      </w:r>
      <w:r w:rsidR="002B03AC" w:rsidRPr="005B142B">
        <w:rPr>
          <w:rFonts w:ascii="Consolas" w:hAnsi="Consolas"/>
          <w:sz w:val="22"/>
          <w:szCs w:val="22"/>
        </w:rPr>
        <w:t>token</w:t>
      </w:r>
      <w:r w:rsidR="00FD4AA1">
        <w:t>-t kezel</w:t>
      </w:r>
      <w:r w:rsidR="002B03AC">
        <w:t xml:space="preserve"> (például 18. ábra)</w:t>
      </w:r>
      <w:r w:rsidR="00FD4AA1">
        <w:t>,</w:t>
      </w:r>
      <w:r w:rsidR="002B03AC">
        <w:t xml:space="preserve"> módosítan</w:t>
      </w:r>
      <w:r w:rsidR="004C1F19">
        <w:t>om</w:t>
      </w:r>
      <w:r w:rsidR="002B03AC">
        <w:t xml:space="preserve"> kellett a </w:t>
      </w:r>
      <w:r w:rsidR="002B03AC" w:rsidRPr="00CD7133">
        <w:rPr>
          <w:rFonts w:ascii="Consolas" w:hAnsi="Consolas"/>
          <w:sz w:val="22"/>
          <w:szCs w:val="22"/>
        </w:rPr>
        <w:t>token header</w:t>
      </w:r>
      <w:r w:rsidR="002B03AC">
        <w:t xml:space="preserve"> lekérési módján.</w:t>
      </w:r>
      <w:r w:rsidR="00EA1C59">
        <w:t xml:space="preserve"> Az </w:t>
      </w:r>
      <w:r w:rsidR="00EA1C59" w:rsidRPr="00CD7133">
        <w:rPr>
          <w:rFonts w:ascii="Consolas" w:hAnsi="Consolas"/>
          <w:sz w:val="22"/>
          <w:szCs w:val="22"/>
        </w:rPr>
        <w:t>apache_request_headers()</w:t>
      </w:r>
      <w:r w:rsidR="00EA1C59">
        <w:t xml:space="preserve"> funkció</w:t>
      </w:r>
      <w:r w:rsidR="00AB1DCF">
        <w:t xml:space="preserve"> alapján létrehozott</w:t>
      </w:r>
      <w:r w:rsidR="00EA1C59">
        <w:t xml:space="preserve"> </w:t>
      </w:r>
      <w:r w:rsidR="00EA1C59" w:rsidRPr="00CD7133">
        <w:rPr>
          <w:rFonts w:ascii="Consolas" w:hAnsi="Consolas"/>
          <w:sz w:val="22"/>
          <w:szCs w:val="22"/>
        </w:rPr>
        <w:t>$headers[</w:t>
      </w:r>
      <w:ins w:id="253" w:author="Balázs Dán" w:date="2021-11-14T22:28:00Z">
        <w:r w:rsidR="0005072A">
          <w:rPr>
            <w:rFonts w:ascii="Consolas" w:hAnsi="Consolas"/>
            <w:sz w:val="22"/>
            <w:szCs w:val="22"/>
          </w:rPr>
          <w:t>’</w:t>
        </w:r>
      </w:ins>
      <w:del w:id="254" w:author="Balázs Dán" w:date="2021-11-14T22:28:00Z">
        <w:r w:rsidR="00EA1C59" w:rsidRPr="00CD7133" w:rsidDel="0005072A">
          <w:rPr>
            <w:rFonts w:ascii="Consolas" w:hAnsi="Consolas"/>
            <w:sz w:val="22"/>
            <w:szCs w:val="22"/>
          </w:rPr>
          <w:delText>'</w:delText>
        </w:r>
      </w:del>
      <w:r w:rsidR="00EA1C59" w:rsidRPr="00CD7133">
        <w:rPr>
          <w:rFonts w:ascii="Consolas" w:hAnsi="Consolas"/>
          <w:sz w:val="22"/>
          <w:szCs w:val="22"/>
        </w:rPr>
        <w:t>token</w:t>
      </w:r>
      <w:ins w:id="255" w:author="Balázs Dán" w:date="2021-11-14T22:28:00Z">
        <w:r w:rsidR="0005072A">
          <w:rPr>
            <w:rFonts w:ascii="Consolas" w:hAnsi="Consolas"/>
            <w:sz w:val="22"/>
            <w:szCs w:val="22"/>
          </w:rPr>
          <w:t>’</w:t>
        </w:r>
      </w:ins>
      <w:del w:id="256" w:author="Balázs Dán" w:date="2021-11-14T22:28:00Z">
        <w:r w:rsidR="00EA1C59" w:rsidRPr="00CD7133" w:rsidDel="0005072A">
          <w:rPr>
            <w:rFonts w:ascii="Consolas" w:hAnsi="Consolas"/>
            <w:sz w:val="22"/>
            <w:szCs w:val="22"/>
          </w:rPr>
          <w:delText>’</w:delText>
        </w:r>
      </w:del>
      <w:r w:rsidR="00EA1C59" w:rsidRPr="00CD7133">
        <w:rPr>
          <w:rFonts w:ascii="Consolas" w:hAnsi="Consolas"/>
          <w:sz w:val="22"/>
          <w:szCs w:val="22"/>
        </w:rPr>
        <w:t>]</w:t>
      </w:r>
      <w:r w:rsidR="00EA1C59">
        <w:t xml:space="preserve"> </w:t>
      </w:r>
      <w:ins w:id="257" w:author="Balázs Dán" w:date="2021-11-14T22:28:00Z">
        <w:r w:rsidR="00E25E6D">
          <w:t xml:space="preserve">header </w:t>
        </w:r>
      </w:ins>
      <w:r w:rsidR="00EA1C59">
        <w:t xml:space="preserve">változót egyszerűen csak át kellett írnom </w:t>
      </w:r>
      <w:r w:rsidR="00EA1C59" w:rsidRPr="00CD7133">
        <w:rPr>
          <w:rFonts w:ascii="Consolas" w:hAnsi="Consolas"/>
          <w:sz w:val="22"/>
          <w:szCs w:val="22"/>
        </w:rPr>
        <w:t>$_SERVER[’HTTP_TOKEN’]-</w:t>
      </w:r>
      <w:r w:rsidR="00EA1C59">
        <w:t>re.</w:t>
      </w:r>
      <w:r w:rsidR="002B03AC">
        <w:t xml:space="preserve"> </w:t>
      </w:r>
      <w:r w:rsidR="001F64F3">
        <w:t xml:space="preserve">A két Arduino programban is módosítanom kellett a </w:t>
      </w:r>
      <w:r w:rsidR="00CE744F">
        <w:t xml:space="preserve">GET és POST Request címeket. </w:t>
      </w:r>
      <w:r w:rsidR="00B34B68">
        <w:t xml:space="preserve">A kártyaolvasó-rendszer programját illetően módosítottam </w:t>
      </w:r>
      <w:r w:rsidR="00C926D5">
        <w:t>mindkét</w:t>
      </w:r>
      <w:r w:rsidR="00B34B68">
        <w:t xml:space="preserve"> GET Request-en a </w:t>
      </w:r>
      <w:r w:rsidR="00B34B68" w:rsidRPr="007C3024">
        <w:rPr>
          <w:rFonts w:ascii="Consolas" w:hAnsi="Consolas"/>
          <w:sz w:val="22"/>
          <w:szCs w:val="22"/>
          <w:bdr w:val="single" w:sz="4" w:space="0" w:color="auto"/>
          <w:shd w:val="clear" w:color="auto" w:fill="E7E6E6" w:themeFill="background2"/>
          <w:rPrChange w:id="258" w:author="Balázs Dán" w:date="2021-11-14T22:39:00Z">
            <w:rPr>
              <w:bdr w:val="single" w:sz="4" w:space="0" w:color="auto"/>
              <w:shd w:val="clear" w:color="auto" w:fill="E7E6E6" w:themeFill="background2"/>
            </w:rPr>
          </w:rPrChange>
        </w:rPr>
        <w:t>File &gt; Examples &gt; HttpClient &gt; SimpleHttpExample</w:t>
      </w:r>
      <w:r w:rsidR="00B34B68">
        <w:t xml:space="preserve"> példakódban szereplő GET Request kódrészlet egészével. </w:t>
      </w:r>
    </w:p>
    <w:p w14:paraId="2025562F" w14:textId="276BD272" w:rsidR="00C458F6" w:rsidRDefault="0034198B" w:rsidP="00275238">
      <w:pPr>
        <w:pStyle w:val="Szvegtrzs"/>
        <w:ind w:firstLine="426"/>
        <w:sectPr w:rsidR="00C458F6" w:rsidSect="00222C10">
          <w:pgSz w:w="11906" w:h="16838"/>
          <w:pgMar w:top="1701" w:right="1134" w:bottom="1701" w:left="1701" w:header="709" w:footer="709" w:gutter="567"/>
          <w:cols w:space="708"/>
          <w:docGrid w:linePitch="360"/>
        </w:sectPr>
      </w:pPr>
      <w:r>
        <w:t>A Video View viszont</w:t>
      </w:r>
      <w:r w:rsidR="002B77D2">
        <w:t xml:space="preserve"> </w:t>
      </w:r>
      <w:r w:rsidR="00D511DF">
        <w:t xml:space="preserve">még </w:t>
      </w:r>
      <w:r w:rsidR="002B77D2">
        <w:t xml:space="preserve">így sem </w:t>
      </w:r>
      <w:r>
        <w:t xml:space="preserve">működne az applikációban, mert az még mindig csak lokálisan </w:t>
      </w:r>
      <w:r w:rsidR="00145A70">
        <w:t>érhető el</w:t>
      </w:r>
      <w:r>
        <w:t>.</w:t>
      </w:r>
      <w:r w:rsidR="00275238">
        <w:t xml:space="preserve"> A</w:t>
      </w:r>
      <w:r>
        <w:t>mikor leprogramoztuk és Serial Monitorban megnyitottuk a kamerarendszert, akkor ott mindig kiírt egy ESP32 IP</w:t>
      </w:r>
      <w:r w:rsidR="00465591">
        <w:t xml:space="preserve"> címe</w:t>
      </w:r>
      <w:r>
        <w:t>t. Ez esetemben mindig egy statikus IP volt (</w:t>
      </w:r>
      <w:r w:rsidRPr="00CD7133">
        <w:rPr>
          <w:rFonts w:ascii="Consolas" w:hAnsi="Consolas"/>
          <w:sz w:val="22"/>
          <w:szCs w:val="22"/>
        </w:rPr>
        <w:t>192.168.0.152</w:t>
      </w:r>
      <w:r>
        <w:t>). Az ngrok főoldalára beregisztrálva, majd bejelentkezve a „</w:t>
      </w:r>
      <w:r w:rsidRPr="00CD7133">
        <w:rPr>
          <w:rFonts w:ascii="Consolas" w:hAnsi="Consolas"/>
          <w:sz w:val="22"/>
          <w:szCs w:val="22"/>
        </w:rPr>
        <w:t>Your Authtoken</w:t>
      </w:r>
      <w:r>
        <w:t xml:space="preserve">” menüpontnál látható a saját </w:t>
      </w:r>
      <w:r w:rsidRPr="00647C0E">
        <w:rPr>
          <w:rFonts w:ascii="Consolas" w:hAnsi="Consolas"/>
          <w:sz w:val="22"/>
          <w:szCs w:val="22"/>
          <w:rPrChange w:id="259" w:author="Balázs Dán" w:date="2021-11-14T22:29:00Z">
            <w:rPr/>
          </w:rPrChange>
        </w:rPr>
        <w:t>Authtoken</w:t>
      </w:r>
      <w:r w:rsidR="0007017C">
        <w:t>-</w:t>
      </w:r>
      <w:r>
        <w:t xml:space="preserve">ünk, amely szükséges az IP cím </w:t>
      </w:r>
      <w:del w:id="260" w:author="Balázs Dán" w:date="2021-11-14T22:30:00Z">
        <w:r w:rsidDel="003B1421">
          <w:delText xml:space="preserve">tunnel </w:delText>
        </w:r>
      </w:del>
      <w:ins w:id="261" w:author="Balázs Dán" w:date="2021-11-14T22:30:00Z">
        <w:r w:rsidR="003B1421">
          <w:t>csatorna</w:t>
        </w:r>
        <w:r w:rsidR="003B1421">
          <w:t xml:space="preserve"> </w:t>
        </w:r>
      </w:ins>
      <w:r>
        <w:t>létrehozásához</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 xml:space="preserve">. </w:t>
      </w:r>
      <w:r w:rsidR="00D5241A">
        <w:t>A</w:t>
      </w:r>
      <w:del w:id="262" w:author="Balázs Dán" w:date="2021-11-14T22:31:00Z">
        <w:r w:rsidR="00D5241A" w:rsidDel="00C91EC3">
          <w:delText>z</w:delText>
        </w:r>
      </w:del>
      <w:r w:rsidR="00D5241A">
        <w:t xml:space="preserve"> </w:t>
      </w:r>
      <w:ins w:id="263" w:author="Balázs Dán" w:date="2021-11-14T22:31:00Z">
        <w:r w:rsidR="00C91EC3">
          <w:t>fő</w:t>
        </w:r>
      </w:ins>
      <w:r w:rsidR="00D5241A">
        <w:t>oldalról az ngrok alkalmazás letöltését, majd futtatását követően a megjelenő terminálba ír</w:t>
      </w:r>
      <w:ins w:id="264" w:author="Balázs Dán" w:date="2021-11-14T22:31:00Z">
        <w:r w:rsidR="00044E97">
          <w:t>juk</w:t>
        </w:r>
      </w:ins>
      <w:del w:id="265" w:author="Balázs Dán" w:date="2021-11-14T22:31:00Z">
        <w:r w:rsidR="00D5241A" w:rsidDel="0035565B">
          <w:delText>va</w:delText>
        </w:r>
      </w:del>
      <w:r w:rsidR="00D5241A">
        <w:t xml:space="preserve"> az alábbi utasításokat: </w:t>
      </w:r>
    </w:p>
    <w:p w14:paraId="310973D0" w14:textId="587444DF" w:rsidR="001E7275" w:rsidRDefault="00D5241A" w:rsidP="00D5241A">
      <w:pPr>
        <w:pStyle w:val="Szvegtrzs"/>
        <w:ind w:firstLine="426"/>
      </w:pPr>
      <w:r w:rsidRPr="00944AB9">
        <w:rPr>
          <w:rFonts w:ascii="Consolas" w:hAnsi="Consolas"/>
          <w:sz w:val="22"/>
          <w:szCs w:val="22"/>
          <w:bdr w:val="single" w:sz="4" w:space="0" w:color="auto"/>
          <w:shd w:val="clear" w:color="auto" w:fill="E7E6E6" w:themeFill="background2"/>
          <w:rPrChange w:id="266" w:author="Balázs Dán" w:date="2021-11-14T22:38:00Z">
            <w:rPr>
              <w:bdr w:val="single" w:sz="4" w:space="0" w:color="auto"/>
              <w:shd w:val="clear" w:color="auto" w:fill="E7E6E6" w:themeFill="background2"/>
            </w:rPr>
          </w:rPrChange>
        </w:rPr>
        <w:lastRenderedPageBreak/>
        <w:t>ngrok authtoken „Saját</w:t>
      </w:r>
      <w:r w:rsidR="00656618" w:rsidRPr="00944AB9">
        <w:rPr>
          <w:rFonts w:ascii="Consolas" w:hAnsi="Consolas"/>
          <w:sz w:val="22"/>
          <w:szCs w:val="22"/>
          <w:bdr w:val="single" w:sz="4" w:space="0" w:color="auto"/>
          <w:shd w:val="clear" w:color="auto" w:fill="E7E6E6" w:themeFill="background2"/>
          <w:rPrChange w:id="267" w:author="Balázs Dán" w:date="2021-11-14T22:38:00Z">
            <w:rPr>
              <w:bdr w:val="single" w:sz="4" w:space="0" w:color="auto"/>
              <w:shd w:val="clear" w:color="auto" w:fill="E7E6E6" w:themeFill="background2"/>
            </w:rPr>
          </w:rPrChange>
        </w:rPr>
        <w:t>-</w:t>
      </w:r>
      <w:r w:rsidRPr="00944AB9">
        <w:rPr>
          <w:rFonts w:ascii="Consolas" w:hAnsi="Consolas"/>
          <w:sz w:val="22"/>
          <w:szCs w:val="22"/>
          <w:bdr w:val="single" w:sz="4" w:space="0" w:color="auto"/>
          <w:shd w:val="clear" w:color="auto" w:fill="E7E6E6" w:themeFill="background2"/>
          <w:rPrChange w:id="268" w:author="Balázs Dán" w:date="2021-11-14T22:38:00Z">
            <w:rPr>
              <w:bdr w:val="single" w:sz="4" w:space="0" w:color="auto"/>
              <w:shd w:val="clear" w:color="auto" w:fill="E7E6E6" w:themeFill="background2"/>
            </w:rPr>
          </w:rPrChange>
        </w:rPr>
        <w:t>Auth</w:t>
      </w:r>
      <w:r w:rsidR="00656618" w:rsidRPr="00944AB9">
        <w:rPr>
          <w:rFonts w:ascii="Consolas" w:hAnsi="Consolas"/>
          <w:sz w:val="22"/>
          <w:szCs w:val="22"/>
          <w:bdr w:val="single" w:sz="4" w:space="0" w:color="auto"/>
          <w:shd w:val="clear" w:color="auto" w:fill="E7E6E6" w:themeFill="background2"/>
          <w:rPrChange w:id="269" w:author="Balázs Dán" w:date="2021-11-14T22:38:00Z">
            <w:rPr>
              <w:bdr w:val="single" w:sz="4" w:space="0" w:color="auto"/>
              <w:shd w:val="clear" w:color="auto" w:fill="E7E6E6" w:themeFill="background2"/>
            </w:rPr>
          </w:rPrChange>
        </w:rPr>
        <w:t>-</w:t>
      </w:r>
      <w:r w:rsidRPr="00944AB9">
        <w:rPr>
          <w:rFonts w:ascii="Consolas" w:hAnsi="Consolas"/>
          <w:sz w:val="22"/>
          <w:szCs w:val="22"/>
          <w:bdr w:val="single" w:sz="4" w:space="0" w:color="auto"/>
          <w:shd w:val="clear" w:color="auto" w:fill="E7E6E6" w:themeFill="background2"/>
          <w:rPrChange w:id="270" w:author="Balázs Dán" w:date="2021-11-14T22:38:00Z">
            <w:rPr>
              <w:bdr w:val="single" w:sz="4" w:space="0" w:color="auto"/>
              <w:shd w:val="clear" w:color="auto" w:fill="E7E6E6" w:themeFill="background2"/>
            </w:rPr>
          </w:rPrChange>
        </w:rPr>
        <w:t>Token”</w:t>
      </w:r>
      <w:r w:rsidRPr="00D5241A">
        <w:rPr>
          <w:shd w:val="clear" w:color="auto" w:fill="FFFFFF" w:themeFill="background1"/>
        </w:rPr>
        <w:t>;</w:t>
      </w:r>
    </w:p>
    <w:p w14:paraId="724787D4" w14:textId="71D87DE4" w:rsidR="00D5241A" w:rsidRDefault="00D5241A" w:rsidP="00D5241A">
      <w:pPr>
        <w:pStyle w:val="Szvegtrzs"/>
        <w:ind w:firstLine="426"/>
      </w:pPr>
      <w:r w:rsidRPr="00944AB9">
        <w:rPr>
          <w:rFonts w:ascii="Consolas" w:hAnsi="Consolas"/>
          <w:sz w:val="22"/>
          <w:szCs w:val="22"/>
          <w:bdr w:val="single" w:sz="4" w:space="0" w:color="auto"/>
          <w:shd w:val="clear" w:color="auto" w:fill="E7E6E6" w:themeFill="background2"/>
          <w:rPrChange w:id="271" w:author="Balázs Dán" w:date="2021-11-14T22:38:00Z">
            <w:rPr>
              <w:bdr w:val="single" w:sz="4" w:space="0" w:color="auto"/>
              <w:shd w:val="clear" w:color="auto" w:fill="E7E6E6" w:themeFill="background2"/>
            </w:rPr>
          </w:rPrChange>
        </w:rPr>
        <w:t>ngrok http „IP-Cím”</w:t>
      </w:r>
      <w:r w:rsidRPr="00CD7133">
        <w:t>;</w:t>
      </w:r>
      <w:r>
        <w:t xml:space="preserve"> esetemben </w:t>
      </w:r>
      <w:r w:rsidRPr="00CD7133">
        <w:rPr>
          <w:rFonts w:ascii="Consolas" w:hAnsi="Consolas"/>
          <w:sz w:val="22"/>
          <w:szCs w:val="22"/>
        </w:rPr>
        <w:t>192.168.0.152</w:t>
      </w:r>
    </w:p>
    <w:p w14:paraId="7988805B" w14:textId="77777777" w:rsidR="00E54FC6" w:rsidRDefault="00B258D9" w:rsidP="002654FC">
      <w:pPr>
        <w:pStyle w:val="Szvegtrzs"/>
        <w:ind w:firstLine="426"/>
      </w:pPr>
      <w:r>
        <w:t xml:space="preserve">Ezen két parancs után megjelenik </w:t>
      </w:r>
      <w:r w:rsidR="00C35C04">
        <w:t>majd egy ablak, ahol a két web-címen elérhető a Video Streaming. A „</w:t>
      </w:r>
      <w:r w:rsidR="00C35C04" w:rsidRPr="00CD7133">
        <w:rPr>
          <w:rFonts w:ascii="Consolas" w:hAnsi="Consolas"/>
          <w:sz w:val="22"/>
          <w:szCs w:val="22"/>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CD7133">
        <w:rPr>
          <w:rFonts w:ascii="Consolas" w:hAnsi="Consolas"/>
          <w:sz w:val="22"/>
          <w:szCs w:val="22"/>
        </w:rPr>
        <w:t>rfid_id</w:t>
      </w:r>
      <w:r w:rsidR="00C35C04">
        <w:t>”-val rendelkeznek, amely ajtónyitási státusza az engedélyezett az adott Arduino ID-re.</w:t>
      </w:r>
      <w:r w:rsidR="00C776BB">
        <w:t xml:space="preserve"> </w:t>
      </w:r>
    </w:p>
    <w:p w14:paraId="2A153366" w14:textId="7C4BEE6C" w:rsidR="00B258D9" w:rsidRDefault="00C776BB" w:rsidP="00D5241A">
      <w:pPr>
        <w:pStyle w:val="Szvegtrzs"/>
        <w:ind w:firstLine="0"/>
      </w:pPr>
      <w:r>
        <w:t>Az ingyenes ngrok-nak annyi hátulütője van, hogy egy eszköznek futnia kell ahhoz, hogy egy IP cím elérhető legyen</w:t>
      </w:r>
      <w:ins w:id="272" w:author="Balázs Dán" w:date="2021-11-14T22:33:00Z">
        <w:r w:rsidR="00891CF2">
          <w:t>, és egy eszközről csak egy csatorna létesíthető</w:t>
        </w:r>
      </w:ins>
      <w:r>
        <w:t>.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407569B0" w:rsidR="003E1DA7" w:rsidRDefault="00DD1D08" w:rsidP="003C2D3F">
      <w:pPr>
        <w:pStyle w:val="Szvegtrzs"/>
        <w:ind w:firstLine="426"/>
      </w:pPr>
      <w:r>
        <w:t>Szakdolgozatomat</w:t>
      </w:r>
      <w:ins w:id="273" w:author="Balázs Dán" w:date="2021-11-14T22:33:00Z">
        <w:r w:rsidR="00CF189A">
          <w:t xml:space="preserve"> és a kész projektemet</w:t>
        </w:r>
      </w:ins>
      <w:r>
        <w:t xml:space="preserve"> GitHub-on tettem elérhetővé. A Repository-kat az alábbi Terminál parancsokkal hoztam létre</w:t>
      </w:r>
      <w:r w:rsidR="00EC0741">
        <w:t xml:space="preserve"> </w:t>
      </w:r>
      <w:r w:rsidR="00EC0741">
        <w:fldChar w:fldCharType="begin"/>
      </w:r>
      <w:r w:rsidR="00EC0741">
        <w:instrText xml:space="preserve"> REF _Ref87623257 \r \h </w:instrText>
      </w:r>
      <w:r w:rsidR="00EC0741">
        <w:fldChar w:fldCharType="separate"/>
      </w:r>
      <w:r w:rsidR="00EC0741">
        <w:t>[25]</w:t>
      </w:r>
      <w:r w:rsidR="00EC0741">
        <w:fldChar w:fldCharType="end"/>
      </w:r>
      <w:r>
        <w:t>:</w:t>
      </w:r>
    </w:p>
    <w:p w14:paraId="0ECEEF09" w14:textId="6CF29E28" w:rsidR="006C1A36" w:rsidRPr="00944AB9" w:rsidRDefault="009C0B6B" w:rsidP="00CD7133">
      <w:pPr>
        <w:pStyle w:val="Szvegtrzs"/>
        <w:numPr>
          <w:ilvl w:val="0"/>
          <w:numId w:val="25"/>
        </w:numPr>
        <w:rPr>
          <w:rFonts w:ascii="Consolas" w:hAnsi="Consolas"/>
          <w:sz w:val="22"/>
          <w:szCs w:val="22"/>
          <w:rPrChange w:id="274" w:author="Balázs Dán" w:date="2021-11-14T22:39:00Z">
            <w:rPr/>
          </w:rPrChange>
        </w:rPr>
      </w:pPr>
      <w:r w:rsidRPr="00944AB9">
        <w:rPr>
          <w:rFonts w:ascii="Consolas" w:hAnsi="Consolas"/>
          <w:sz w:val="22"/>
          <w:szCs w:val="22"/>
          <w:bdr w:val="single" w:sz="4" w:space="0" w:color="auto"/>
          <w:shd w:val="clear" w:color="auto" w:fill="E7E6E6" w:themeFill="background2"/>
          <w:rPrChange w:id="275" w:author="Balázs Dán" w:date="2021-11-14T22:39:00Z">
            <w:rPr>
              <w:bdr w:val="single" w:sz="4" w:space="0" w:color="auto"/>
              <w:shd w:val="clear" w:color="auto" w:fill="E7E6E6" w:themeFill="background2"/>
            </w:rPr>
          </w:rPrChange>
        </w:rPr>
        <w:t xml:space="preserve"> </w:t>
      </w:r>
      <w:r w:rsidR="006C1A36" w:rsidRPr="00944AB9">
        <w:rPr>
          <w:rFonts w:ascii="Consolas" w:hAnsi="Consolas"/>
          <w:sz w:val="22"/>
          <w:szCs w:val="22"/>
          <w:bdr w:val="single" w:sz="4" w:space="0" w:color="auto"/>
          <w:shd w:val="clear" w:color="auto" w:fill="E7E6E6" w:themeFill="background2"/>
          <w:rPrChange w:id="276" w:author="Balázs Dán" w:date="2021-11-14T22:39:00Z">
            <w:rPr>
              <w:bdr w:val="single" w:sz="4" w:space="0" w:color="auto"/>
              <w:shd w:val="clear" w:color="auto" w:fill="E7E6E6" w:themeFill="background2"/>
            </w:rPr>
          </w:rPrChange>
        </w:rPr>
        <w:t>git init</w:t>
      </w:r>
      <w:r w:rsidRPr="00944AB9">
        <w:rPr>
          <w:rFonts w:ascii="Consolas" w:hAnsi="Consolas"/>
          <w:sz w:val="22"/>
          <w:szCs w:val="22"/>
          <w:bdr w:val="single" w:sz="4" w:space="0" w:color="auto"/>
          <w:shd w:val="clear" w:color="auto" w:fill="E7E6E6" w:themeFill="background2"/>
          <w:rPrChange w:id="277" w:author="Balázs Dán" w:date="2021-11-14T22:39:00Z">
            <w:rPr>
              <w:bdr w:val="single" w:sz="4" w:space="0" w:color="auto"/>
              <w:shd w:val="clear" w:color="auto" w:fill="E7E6E6" w:themeFill="background2"/>
            </w:rPr>
          </w:rPrChange>
        </w:rPr>
        <w:t xml:space="preserve"> </w:t>
      </w:r>
    </w:p>
    <w:p w14:paraId="20D34A13" w14:textId="37EC7E5D" w:rsidR="006C1A36" w:rsidRPr="00944AB9" w:rsidRDefault="009C0B6B" w:rsidP="00CD7133">
      <w:pPr>
        <w:pStyle w:val="Szvegtrzs"/>
        <w:numPr>
          <w:ilvl w:val="0"/>
          <w:numId w:val="25"/>
        </w:numPr>
        <w:rPr>
          <w:rFonts w:ascii="Consolas" w:hAnsi="Consolas"/>
          <w:sz w:val="22"/>
          <w:szCs w:val="22"/>
          <w:rPrChange w:id="278" w:author="Balázs Dán" w:date="2021-11-14T22:39:00Z">
            <w:rPr/>
          </w:rPrChange>
        </w:rPr>
      </w:pPr>
      <w:r w:rsidRPr="00944AB9">
        <w:rPr>
          <w:rFonts w:ascii="Consolas" w:hAnsi="Consolas"/>
          <w:sz w:val="22"/>
          <w:szCs w:val="22"/>
          <w:bdr w:val="single" w:sz="4" w:space="0" w:color="auto"/>
          <w:shd w:val="clear" w:color="auto" w:fill="E7E6E6" w:themeFill="background2"/>
          <w:rPrChange w:id="279" w:author="Balázs Dán" w:date="2021-11-14T22:39:00Z">
            <w:rPr>
              <w:bdr w:val="single" w:sz="4" w:space="0" w:color="auto"/>
              <w:shd w:val="clear" w:color="auto" w:fill="E7E6E6" w:themeFill="background2"/>
            </w:rPr>
          </w:rPrChange>
        </w:rPr>
        <w:t xml:space="preserve"> </w:t>
      </w:r>
      <w:r w:rsidR="006C1A36" w:rsidRPr="00944AB9">
        <w:rPr>
          <w:rFonts w:ascii="Consolas" w:hAnsi="Consolas"/>
          <w:sz w:val="22"/>
          <w:szCs w:val="22"/>
          <w:bdr w:val="single" w:sz="4" w:space="0" w:color="auto"/>
          <w:shd w:val="clear" w:color="auto" w:fill="E7E6E6" w:themeFill="background2"/>
          <w:rPrChange w:id="280" w:author="Balázs Dán" w:date="2021-11-14T22:39:00Z">
            <w:rPr>
              <w:bdr w:val="single" w:sz="4" w:space="0" w:color="auto"/>
              <w:shd w:val="clear" w:color="auto" w:fill="E7E6E6" w:themeFill="background2"/>
            </w:rPr>
          </w:rPrChange>
        </w:rPr>
        <w:t xml:space="preserve">git add </w:t>
      </w:r>
      <w:r w:rsidRPr="00944AB9">
        <w:rPr>
          <w:rFonts w:ascii="Consolas" w:hAnsi="Consolas"/>
          <w:sz w:val="22"/>
          <w:szCs w:val="22"/>
          <w:bdr w:val="single" w:sz="4" w:space="0" w:color="auto"/>
          <w:shd w:val="clear" w:color="auto" w:fill="E7E6E6" w:themeFill="background2"/>
          <w:rPrChange w:id="281" w:author="Balázs Dán" w:date="2021-11-14T22:39:00Z">
            <w:rPr>
              <w:bdr w:val="single" w:sz="4" w:space="0" w:color="auto"/>
              <w:shd w:val="clear" w:color="auto" w:fill="E7E6E6" w:themeFill="background2"/>
            </w:rPr>
          </w:rPrChange>
        </w:rPr>
        <w:t>.</w:t>
      </w:r>
    </w:p>
    <w:p w14:paraId="2FB3BE0B" w14:textId="75557637" w:rsidR="006C1A36" w:rsidRPr="00944AB9" w:rsidRDefault="009C0B6B" w:rsidP="00CD7133">
      <w:pPr>
        <w:pStyle w:val="Szvegtrzs"/>
        <w:numPr>
          <w:ilvl w:val="0"/>
          <w:numId w:val="25"/>
        </w:numPr>
        <w:rPr>
          <w:rFonts w:ascii="Consolas" w:hAnsi="Consolas"/>
          <w:sz w:val="22"/>
          <w:szCs w:val="22"/>
          <w:rPrChange w:id="282" w:author="Balázs Dán" w:date="2021-11-14T22:39:00Z">
            <w:rPr/>
          </w:rPrChange>
        </w:rPr>
      </w:pPr>
      <w:r w:rsidRPr="00944AB9">
        <w:rPr>
          <w:rFonts w:ascii="Consolas" w:hAnsi="Consolas"/>
          <w:sz w:val="22"/>
          <w:szCs w:val="22"/>
          <w:bdr w:val="single" w:sz="4" w:space="0" w:color="auto"/>
          <w:shd w:val="clear" w:color="auto" w:fill="E7E6E6" w:themeFill="background2"/>
          <w:rPrChange w:id="283" w:author="Balázs Dán" w:date="2021-11-14T22:39:00Z">
            <w:rPr>
              <w:bdr w:val="single" w:sz="4" w:space="0" w:color="auto"/>
              <w:shd w:val="clear" w:color="auto" w:fill="E7E6E6" w:themeFill="background2"/>
            </w:rPr>
          </w:rPrChange>
        </w:rPr>
        <w:t xml:space="preserve"> </w:t>
      </w:r>
      <w:r w:rsidR="006C1A36" w:rsidRPr="00944AB9">
        <w:rPr>
          <w:rFonts w:ascii="Consolas" w:hAnsi="Consolas"/>
          <w:sz w:val="22"/>
          <w:szCs w:val="22"/>
          <w:bdr w:val="single" w:sz="4" w:space="0" w:color="auto"/>
          <w:shd w:val="clear" w:color="auto" w:fill="E7E6E6" w:themeFill="background2"/>
          <w:rPrChange w:id="284" w:author="Balázs Dán" w:date="2021-11-14T22:39:00Z">
            <w:rPr>
              <w:bdr w:val="single" w:sz="4" w:space="0" w:color="auto"/>
              <w:shd w:val="clear" w:color="auto" w:fill="E7E6E6" w:themeFill="background2"/>
            </w:rPr>
          </w:rPrChange>
        </w:rPr>
        <w:t>git commit -m „message”</w:t>
      </w:r>
    </w:p>
    <w:p w14:paraId="7B7943F5" w14:textId="36C69131" w:rsidR="006C1A36" w:rsidRPr="00944AB9" w:rsidRDefault="009C0B6B" w:rsidP="00CD7133">
      <w:pPr>
        <w:pStyle w:val="Szvegtrzs"/>
        <w:numPr>
          <w:ilvl w:val="0"/>
          <w:numId w:val="25"/>
        </w:numPr>
        <w:rPr>
          <w:rFonts w:ascii="Consolas" w:hAnsi="Consolas"/>
          <w:sz w:val="22"/>
          <w:szCs w:val="22"/>
          <w:rPrChange w:id="285" w:author="Balázs Dán" w:date="2021-11-14T22:39:00Z">
            <w:rPr/>
          </w:rPrChange>
        </w:rPr>
      </w:pPr>
      <w:r w:rsidRPr="00944AB9">
        <w:rPr>
          <w:rFonts w:ascii="Consolas" w:hAnsi="Consolas"/>
          <w:sz w:val="22"/>
          <w:szCs w:val="22"/>
          <w:bdr w:val="single" w:sz="4" w:space="0" w:color="auto"/>
          <w:shd w:val="clear" w:color="auto" w:fill="E7E6E6" w:themeFill="background2"/>
          <w:rPrChange w:id="286" w:author="Balázs Dán" w:date="2021-11-14T22:39:00Z">
            <w:rPr>
              <w:bdr w:val="single" w:sz="4" w:space="0" w:color="auto"/>
              <w:shd w:val="clear" w:color="auto" w:fill="E7E6E6" w:themeFill="background2"/>
            </w:rPr>
          </w:rPrChange>
        </w:rPr>
        <w:t xml:space="preserve"> </w:t>
      </w:r>
      <w:r w:rsidR="006C1A36" w:rsidRPr="00944AB9">
        <w:rPr>
          <w:rFonts w:ascii="Consolas" w:hAnsi="Consolas"/>
          <w:sz w:val="22"/>
          <w:szCs w:val="22"/>
          <w:bdr w:val="single" w:sz="4" w:space="0" w:color="auto"/>
          <w:shd w:val="clear" w:color="auto" w:fill="E7E6E6" w:themeFill="background2"/>
          <w:rPrChange w:id="287" w:author="Balázs Dán" w:date="2021-11-14T22:39:00Z">
            <w:rPr>
              <w:bdr w:val="single" w:sz="4" w:space="0" w:color="auto"/>
              <w:shd w:val="clear" w:color="auto" w:fill="E7E6E6" w:themeFill="background2"/>
            </w:rPr>
          </w:rPrChange>
        </w:rPr>
        <w:t>git remote add origin</w:t>
      </w:r>
      <w:r w:rsidR="000D1DA8" w:rsidRPr="00944AB9">
        <w:rPr>
          <w:rFonts w:ascii="Consolas" w:hAnsi="Consolas"/>
          <w:sz w:val="22"/>
          <w:szCs w:val="22"/>
          <w:bdr w:val="single" w:sz="4" w:space="0" w:color="auto"/>
          <w:shd w:val="clear" w:color="auto" w:fill="E7E6E6" w:themeFill="background2"/>
          <w:rPrChange w:id="288" w:author="Balázs Dán" w:date="2021-11-14T22:39:00Z">
            <w:rPr>
              <w:bdr w:val="single" w:sz="4" w:space="0" w:color="auto"/>
              <w:shd w:val="clear" w:color="auto" w:fill="E7E6E6" w:themeFill="background2"/>
            </w:rPr>
          </w:rPrChange>
        </w:rPr>
        <w:t xml:space="preserve"> </w:t>
      </w:r>
      <w:r w:rsidR="0040399F" w:rsidRPr="00944AB9">
        <w:rPr>
          <w:rFonts w:ascii="Consolas" w:hAnsi="Consolas"/>
          <w:sz w:val="22"/>
          <w:szCs w:val="22"/>
          <w:bdr w:val="single" w:sz="4" w:space="0" w:color="auto"/>
          <w:shd w:val="clear" w:color="auto" w:fill="E7E6E6" w:themeFill="background2"/>
          <w:rPrChange w:id="289" w:author="Balázs Dán" w:date="2021-11-14T22:39:00Z">
            <w:rPr>
              <w:bdr w:val="single" w:sz="4" w:space="0" w:color="auto"/>
              <w:shd w:val="clear" w:color="auto" w:fill="E7E6E6" w:themeFill="background2"/>
            </w:rPr>
          </w:rPrChange>
        </w:rPr>
        <w:t>https://github.com/</w:t>
      </w:r>
      <w:r w:rsidR="00CD44B7" w:rsidRPr="00944AB9">
        <w:rPr>
          <w:rFonts w:ascii="Consolas" w:hAnsi="Consolas"/>
          <w:sz w:val="22"/>
          <w:szCs w:val="22"/>
          <w:bdr w:val="single" w:sz="4" w:space="0" w:color="auto"/>
          <w:shd w:val="clear" w:color="auto" w:fill="E7E6E6" w:themeFill="background2"/>
          <w:rPrChange w:id="290" w:author="Balázs Dán" w:date="2021-11-14T22:39:00Z">
            <w:rPr>
              <w:bdr w:val="single" w:sz="4" w:space="0" w:color="auto"/>
              <w:shd w:val="clear" w:color="auto" w:fill="E7E6E6" w:themeFill="background2"/>
            </w:rPr>
          </w:rPrChange>
        </w:rPr>
        <w:t>user</w:t>
      </w:r>
      <w:r w:rsidR="0040399F" w:rsidRPr="00944AB9">
        <w:rPr>
          <w:rFonts w:ascii="Consolas" w:hAnsi="Consolas"/>
          <w:sz w:val="22"/>
          <w:szCs w:val="22"/>
          <w:bdr w:val="single" w:sz="4" w:space="0" w:color="auto"/>
          <w:shd w:val="clear" w:color="auto" w:fill="E7E6E6" w:themeFill="background2"/>
          <w:rPrChange w:id="291" w:author="Balázs Dán" w:date="2021-11-14T22:39:00Z">
            <w:rPr>
              <w:bdr w:val="single" w:sz="4" w:space="0" w:color="auto"/>
              <w:shd w:val="clear" w:color="auto" w:fill="E7E6E6" w:themeFill="background2"/>
            </w:rPr>
          </w:rPrChange>
        </w:rPr>
        <w:t>/</w:t>
      </w:r>
      <w:r w:rsidR="00CD44B7" w:rsidRPr="00944AB9">
        <w:rPr>
          <w:rFonts w:ascii="Consolas" w:hAnsi="Consolas"/>
          <w:sz w:val="22"/>
          <w:szCs w:val="22"/>
          <w:bdr w:val="single" w:sz="4" w:space="0" w:color="auto"/>
          <w:shd w:val="clear" w:color="auto" w:fill="E7E6E6" w:themeFill="background2"/>
          <w:rPrChange w:id="292" w:author="Balázs Dán" w:date="2021-11-14T22:39:00Z">
            <w:rPr>
              <w:bdr w:val="single" w:sz="4" w:space="0" w:color="auto"/>
              <w:shd w:val="clear" w:color="auto" w:fill="E7E6E6" w:themeFill="background2"/>
            </w:rPr>
          </w:rPrChange>
        </w:rPr>
        <w:t>new_r</w:t>
      </w:r>
      <w:r w:rsidR="0040399F" w:rsidRPr="00944AB9">
        <w:rPr>
          <w:rFonts w:ascii="Consolas" w:hAnsi="Consolas"/>
          <w:sz w:val="22"/>
          <w:szCs w:val="22"/>
          <w:bdr w:val="single" w:sz="4" w:space="0" w:color="auto"/>
          <w:shd w:val="clear" w:color="auto" w:fill="E7E6E6" w:themeFill="background2"/>
          <w:rPrChange w:id="293" w:author="Balázs Dán" w:date="2021-11-14T22:39:00Z">
            <w:rPr>
              <w:bdr w:val="single" w:sz="4" w:space="0" w:color="auto"/>
              <w:shd w:val="clear" w:color="auto" w:fill="E7E6E6" w:themeFill="background2"/>
            </w:rPr>
          </w:rPrChange>
        </w:rPr>
        <w:t>epository.git</w:t>
      </w:r>
    </w:p>
    <w:p w14:paraId="59DB1686" w14:textId="32F74E47" w:rsidR="006C1A36" w:rsidRPr="00944AB9" w:rsidRDefault="009C0B6B" w:rsidP="00CD7133">
      <w:pPr>
        <w:pStyle w:val="Szvegtrzs"/>
        <w:numPr>
          <w:ilvl w:val="0"/>
          <w:numId w:val="25"/>
        </w:numPr>
        <w:rPr>
          <w:rFonts w:ascii="Consolas" w:hAnsi="Consolas"/>
          <w:sz w:val="22"/>
          <w:szCs w:val="22"/>
          <w:rPrChange w:id="294" w:author="Balázs Dán" w:date="2021-11-14T22:39:00Z">
            <w:rPr/>
          </w:rPrChange>
        </w:rPr>
      </w:pPr>
      <w:r w:rsidRPr="00944AB9">
        <w:rPr>
          <w:rFonts w:ascii="Consolas" w:hAnsi="Consolas"/>
          <w:sz w:val="22"/>
          <w:szCs w:val="22"/>
          <w:bdr w:val="single" w:sz="4" w:space="0" w:color="auto"/>
          <w:shd w:val="clear" w:color="auto" w:fill="E7E6E6" w:themeFill="background2"/>
          <w:rPrChange w:id="295" w:author="Balázs Dán" w:date="2021-11-14T22:39:00Z">
            <w:rPr>
              <w:bdr w:val="single" w:sz="4" w:space="0" w:color="auto"/>
              <w:shd w:val="clear" w:color="auto" w:fill="E7E6E6" w:themeFill="background2"/>
            </w:rPr>
          </w:rPrChange>
        </w:rPr>
        <w:t xml:space="preserve"> </w:t>
      </w:r>
      <w:r w:rsidR="006C1A36" w:rsidRPr="00944AB9">
        <w:rPr>
          <w:rFonts w:ascii="Consolas" w:hAnsi="Consolas"/>
          <w:sz w:val="22"/>
          <w:szCs w:val="22"/>
          <w:bdr w:val="single" w:sz="4" w:space="0" w:color="auto"/>
          <w:shd w:val="clear" w:color="auto" w:fill="E7E6E6" w:themeFill="background2"/>
          <w:rPrChange w:id="296" w:author="Balázs Dán" w:date="2021-11-14T22:39:00Z">
            <w:rPr>
              <w:bdr w:val="single" w:sz="4" w:space="0" w:color="auto"/>
              <w:shd w:val="clear" w:color="auto" w:fill="E7E6E6" w:themeFill="background2"/>
            </w:rPr>
          </w:rPrChange>
        </w:rPr>
        <w:t>git branch -M main</w:t>
      </w:r>
    </w:p>
    <w:p w14:paraId="455DB32D" w14:textId="08583A3A" w:rsidR="006C1A36" w:rsidRPr="00944AB9" w:rsidRDefault="009C0B6B" w:rsidP="00CD7133">
      <w:pPr>
        <w:pStyle w:val="Szvegtrzs"/>
        <w:numPr>
          <w:ilvl w:val="0"/>
          <w:numId w:val="25"/>
        </w:numPr>
        <w:rPr>
          <w:rFonts w:ascii="Consolas" w:hAnsi="Consolas"/>
          <w:sz w:val="22"/>
          <w:szCs w:val="22"/>
          <w:rPrChange w:id="297" w:author="Balázs Dán" w:date="2021-11-14T22:39:00Z">
            <w:rPr/>
          </w:rPrChange>
        </w:rPr>
      </w:pPr>
      <w:r w:rsidRPr="00944AB9">
        <w:rPr>
          <w:rFonts w:ascii="Consolas" w:hAnsi="Consolas"/>
          <w:sz w:val="22"/>
          <w:szCs w:val="22"/>
          <w:bdr w:val="single" w:sz="4" w:space="0" w:color="auto"/>
          <w:shd w:val="clear" w:color="auto" w:fill="E7E6E6" w:themeFill="background2"/>
          <w:rPrChange w:id="298" w:author="Balázs Dán" w:date="2021-11-14T22:39:00Z">
            <w:rPr>
              <w:bdr w:val="single" w:sz="4" w:space="0" w:color="auto"/>
              <w:shd w:val="clear" w:color="auto" w:fill="E7E6E6" w:themeFill="background2"/>
            </w:rPr>
          </w:rPrChange>
        </w:rPr>
        <w:t xml:space="preserve"> </w:t>
      </w:r>
      <w:r w:rsidR="006C1A36" w:rsidRPr="00944AB9">
        <w:rPr>
          <w:rFonts w:ascii="Consolas" w:hAnsi="Consolas"/>
          <w:sz w:val="22"/>
          <w:szCs w:val="22"/>
          <w:bdr w:val="single" w:sz="4" w:space="0" w:color="auto"/>
          <w:shd w:val="clear" w:color="auto" w:fill="E7E6E6" w:themeFill="background2"/>
          <w:rPrChange w:id="299" w:author="Balázs Dán" w:date="2021-11-14T22:39:00Z">
            <w:rPr>
              <w:bdr w:val="single" w:sz="4" w:space="0" w:color="auto"/>
              <w:shd w:val="clear" w:color="auto" w:fill="E7E6E6" w:themeFill="background2"/>
            </w:rPr>
          </w:rPrChange>
        </w:rPr>
        <w:t>git push -u origin main</w:t>
      </w:r>
    </w:p>
    <w:p w14:paraId="3989B852" w14:textId="2F3F28E4" w:rsidR="007A2589" w:rsidRDefault="007A2589" w:rsidP="003C2D3F">
      <w:pPr>
        <w:pStyle w:val="Szvegtrzs"/>
        <w:ind w:firstLine="0"/>
      </w:pPr>
    </w:p>
    <w:p w14:paraId="38019C21" w14:textId="38D5F229" w:rsidR="00E279AE" w:rsidRDefault="007A2589" w:rsidP="00CD7133">
      <w:pPr>
        <w:pStyle w:val="Szvegtrzs"/>
        <w:ind w:firstLine="426"/>
      </w:pPr>
      <w:r>
        <w:t>Négy Repository-t készítettem, amelyekbe külön a React Native fájlokat, a backend fájlokat, a szakdolgozatban használt képeket és azok forrásait, valamint az Arduino programokat helyeztem el</w:t>
      </w:r>
      <w:r w:rsidR="00EC0741">
        <w:t xml:space="preserve"> </w:t>
      </w:r>
      <w:r w:rsidR="00EC0741">
        <w:fldChar w:fldCharType="begin"/>
      </w:r>
      <w:r w:rsidR="00EC0741">
        <w:instrText xml:space="preserve"> REF _Ref87631779 \r \h </w:instrText>
      </w:r>
      <w:r w:rsidR="00EC0741">
        <w:fldChar w:fldCharType="separate"/>
      </w:r>
      <w:r w:rsidR="00EC0741">
        <w:t>[26]</w:t>
      </w:r>
      <w:r w:rsidR="00EC0741">
        <w:fldChar w:fldCharType="end"/>
      </w:r>
      <w:r>
        <w:t>.</w:t>
      </w:r>
      <w:del w:id="300" w:author="Balázs Dán" w:date="2021-11-14T22:34:00Z">
        <w:r w:rsidR="00976851" w:rsidDel="008A29E6">
          <w:delText xml:space="preserve"> </w:delText>
        </w:r>
      </w:del>
    </w:p>
    <w:p w14:paraId="711DDE31" w14:textId="29E492D1" w:rsidR="00B6223E" w:rsidRDefault="00976851" w:rsidP="00CD7133">
      <w:pPr>
        <w:pStyle w:val="Szvegtrzs"/>
        <w:ind w:firstLine="426"/>
      </w:pPr>
      <w:r>
        <w:t xml:space="preserve">A Szakdolgozat_Backend Repository-ba hozzáadtam még egy </w:t>
      </w:r>
      <w:r w:rsidRPr="00CD7133">
        <w:rPr>
          <w:rFonts w:ascii="Consolas" w:hAnsi="Consolas"/>
          <w:sz w:val="22"/>
          <w:szCs w:val="22"/>
        </w:rPr>
        <w:t>.gitignore</w:t>
      </w:r>
      <w:r>
        <w:t xml:space="preserve"> fájlt, amelyben megadtam, hogy a „</w:t>
      </w:r>
      <w:r w:rsidRPr="00CD7133">
        <w:rPr>
          <w:rFonts w:ascii="Consolas" w:hAnsi="Consolas"/>
          <w:sz w:val="22"/>
          <w:szCs w:val="22"/>
        </w:rPr>
        <w:t>connection.php</w:t>
      </w:r>
      <w:r>
        <w:t xml:space="preserve">” fájlt soha ne push-olja, mert ebben szerepelnek az adatbázisom eléréséhez szükséges adatok </w:t>
      </w:r>
      <w:del w:id="301" w:author="Balázs Dán" w:date="2021-11-14T22:36:00Z">
        <w:r w:rsidDel="004D7322">
          <w:delText>(felhasználónév és jelszó).</w:delText>
        </w:r>
        <w:r w:rsidR="00B6223E" w:rsidDel="004D7322">
          <w:delText xml:space="preserve"> </w:delText>
        </w:r>
      </w:del>
      <w:r w:rsidR="00B6223E">
        <w:t>A git-en látható „</w:t>
      </w:r>
      <w:r w:rsidR="00B6223E" w:rsidRPr="00CD7133">
        <w:rPr>
          <w:rFonts w:ascii="Consolas" w:hAnsi="Consolas"/>
          <w:sz w:val="22"/>
          <w:szCs w:val="22"/>
        </w:rPr>
        <w:t>connection.php</w:t>
      </w:r>
      <w:r w:rsidR="00B6223E">
        <w:t xml:space="preserve">”-t sablon szerűen feltöltöttem. A </w:t>
      </w:r>
      <w:r w:rsidR="00B6223E" w:rsidRPr="00CD7133">
        <w:rPr>
          <w:rFonts w:ascii="Consolas" w:hAnsi="Consolas"/>
          <w:sz w:val="22"/>
          <w:szCs w:val="22"/>
        </w:rPr>
        <w:t>.gitignore</w:t>
      </w:r>
      <w:r w:rsidR="00B6223E">
        <w:t xml:space="preserve"> létrehozásához először egy </w:t>
      </w:r>
      <w:r w:rsidR="00B6223E" w:rsidRPr="00793E54">
        <w:rPr>
          <w:rFonts w:ascii="Consolas" w:hAnsi="Consolas"/>
          <w:sz w:val="22"/>
          <w:szCs w:val="22"/>
          <w:rPrChange w:id="302" w:author="Balázs Dán" w:date="2021-11-14T22:35:00Z">
            <w:rPr/>
          </w:rPrChange>
        </w:rPr>
        <w:t>gitignore.txt</w:t>
      </w:r>
      <w:r w:rsidR="00B6223E">
        <w:t xml:space="preserve">-t hoztam lérte, amelyet a Terminálban a </w:t>
      </w:r>
      <w:r w:rsidR="00B6223E" w:rsidRPr="004D7322">
        <w:rPr>
          <w:rFonts w:ascii="Consolas" w:hAnsi="Consolas"/>
          <w:sz w:val="22"/>
          <w:szCs w:val="22"/>
          <w:bdr w:val="single" w:sz="4" w:space="0" w:color="auto"/>
          <w:shd w:val="clear" w:color="auto" w:fill="E7E6E6" w:themeFill="background2"/>
          <w:rPrChange w:id="303" w:author="Balázs Dán" w:date="2021-11-14T22:35:00Z">
            <w:rPr>
              <w:bdr w:val="single" w:sz="4" w:space="0" w:color="auto"/>
              <w:shd w:val="clear" w:color="auto" w:fill="E7E6E6" w:themeFill="background2"/>
            </w:rPr>
          </w:rPrChange>
        </w:rPr>
        <w:t>ren gitignore.txt .gitignore</w:t>
      </w:r>
      <w:r w:rsidR="00B6223E">
        <w:t xml:space="preserve"> paranccsal átneveztem. Ezt követően a </w:t>
      </w:r>
      <w:r w:rsidR="00B6223E" w:rsidRPr="004D7322">
        <w:rPr>
          <w:rFonts w:ascii="Consolas" w:hAnsi="Consolas"/>
          <w:sz w:val="22"/>
          <w:szCs w:val="22"/>
          <w:bdr w:val="single" w:sz="4" w:space="0" w:color="auto"/>
          <w:shd w:val="clear" w:color="auto" w:fill="E7E6E6" w:themeFill="background2"/>
          <w:rPrChange w:id="304" w:author="Balázs Dán" w:date="2021-11-14T22:35:00Z">
            <w:rPr>
              <w:bdr w:val="single" w:sz="4" w:space="0" w:color="auto"/>
              <w:shd w:val="clear" w:color="auto" w:fill="E7E6E6" w:themeFill="background2"/>
            </w:rPr>
          </w:rPrChange>
        </w:rPr>
        <w:t>git add .gitignore</w:t>
      </w:r>
      <w:r w:rsidR="00B6223E">
        <w:t xml:space="preserve"> utasítással hozzáadtam, majd a</w:t>
      </w:r>
      <w:r w:rsidR="00B6223E" w:rsidRPr="00775C77">
        <w:t xml:space="preserve"> </w:t>
      </w:r>
      <w:r w:rsidR="00B6223E" w:rsidRPr="004D7322">
        <w:rPr>
          <w:rFonts w:ascii="Consolas" w:hAnsi="Consolas"/>
          <w:sz w:val="22"/>
          <w:szCs w:val="22"/>
          <w:bdr w:val="single" w:sz="4" w:space="0" w:color="auto"/>
          <w:shd w:val="clear" w:color="auto" w:fill="E7E6E6" w:themeFill="background2"/>
          <w:rPrChange w:id="305" w:author="Balázs Dán" w:date="2021-11-14T22:36:00Z">
            <w:rPr>
              <w:bdr w:val="single" w:sz="4" w:space="0" w:color="auto"/>
              <w:shd w:val="clear" w:color="auto" w:fill="E7E6E6" w:themeFill="background2"/>
            </w:rPr>
          </w:rPrChange>
        </w:rPr>
        <w:t>git commit -m „gitignore” .gitignore</w:t>
      </w:r>
      <w:r w:rsidR="00B6223E">
        <w:t xml:space="preserve"> utasítással committáltam, amelyet követve pusholtam.</w:t>
      </w:r>
    </w:p>
    <w:p w14:paraId="2F3A6665" w14:textId="77777777" w:rsidR="00D57497" w:rsidRDefault="00D57497" w:rsidP="003C2D3F">
      <w:pPr>
        <w:pStyle w:val="Cmsor1"/>
        <w:spacing w:after="0" w:line="360" w:lineRule="auto"/>
      </w:pPr>
      <w:r>
        <w:lastRenderedPageBreak/>
        <w:t>Összefoglalás</w:t>
      </w:r>
    </w:p>
    <w:p w14:paraId="6E76EBA8" w14:textId="14729864" w:rsidR="00D57497" w:rsidRDefault="00D57497" w:rsidP="003C2D3F">
      <w:pPr>
        <w:pStyle w:val="Szvegtrzs"/>
        <w:ind w:firstLine="426"/>
      </w:pPr>
      <w:r>
        <w:t>Szakdolgozatomban egy olyan Android applikáció fejlesztését mutattam be, amely egy RFID-s kártyaolvasó</w:t>
      </w:r>
      <w:r w:rsidR="00317212">
        <w:t>-</w:t>
      </w:r>
      <w:r>
        <w:t>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77777777" w:rsidR="00D57497" w:rsidRDefault="00D57497" w:rsidP="003C2D3F">
      <w:pPr>
        <w:pStyle w:val="Szvegtrzs"/>
        <w:ind w:firstLine="426"/>
      </w:pPr>
      <w:r>
        <w:t xml:space="preserve">A hardveres rész összeállítása után írtam ezen két hardver </w:t>
      </w:r>
      <w:del w:id="306" w:author="Balázs Dán" w:date="2021-11-14T22:51:00Z">
        <w:r w:rsidDel="002F19C4">
          <w:delText>le</w:delText>
        </w:r>
      </w:del>
      <w:r>
        <w:t xml:space="preserve">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36064864" w:rsidR="00D57497" w:rsidRDefault="00D57497" w:rsidP="003C2D3F">
      <w:pPr>
        <w:pStyle w:val="Szvegtrzs"/>
        <w:ind w:firstLine="426"/>
      </w:pPr>
      <w:r>
        <w:t>A</w:t>
      </w:r>
      <w:ins w:id="307" w:author="Balázs Dán" w:date="2021-11-14T22:53:00Z">
        <w:r w:rsidR="00E9531D">
          <w:t xml:space="preserve"> hetedik</w:t>
        </w:r>
      </w:ins>
      <w:del w:id="308" w:author="Balázs Dán" w:date="2021-11-14T22:53:00Z">
        <w:r w:rsidDel="00E9531D">
          <w:delText xml:space="preserve">z </w:delText>
        </w:r>
        <w:r w:rsidDel="00DE6897">
          <w:delText xml:space="preserve">ezt követő </w:delText>
        </w:r>
        <w:r w:rsidDel="00E9531D">
          <w:delText>utolsó</w:delText>
        </w:r>
      </w:del>
      <w:r>
        <w:t xml:space="preserve"> fejezetben a lokális hálózaton levő összes fájlt áthelyeztem lokális hálózatról egy Domain-re,</w:t>
      </w:r>
      <w:ins w:id="309" w:author="Balázs Dán" w:date="2021-11-14T22:52:00Z">
        <w:r w:rsidR="00132AD8">
          <w:t xml:space="preserve"> szükség esetén módosítottam,</w:t>
        </w:r>
      </w:ins>
      <w:r>
        <w:t xml:space="preserv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pPr>
      <w:bookmarkStart w:id="310" w:name="_Ref87368367"/>
      <w:r>
        <w:t xml:space="preserve">Arduino Mega 2560 Rev3 Overview: </w:t>
      </w:r>
      <w:r>
        <w:br/>
      </w:r>
      <w:hyperlink r:id="rId55" w:history="1">
        <w:r w:rsidRPr="0083695A">
          <w:rPr>
            <w:rStyle w:val="Hiperhivatkozs"/>
          </w:rPr>
          <w:t>https://store-usa.arduino.cc/products/arduino-mega-2560-rev3</w:t>
        </w:r>
      </w:hyperlink>
      <w:r>
        <w:br/>
        <w:t>Megtekintés ideje: 2021.09.25.</w:t>
      </w:r>
      <w:bookmarkEnd w:id="310"/>
    </w:p>
    <w:p w14:paraId="1E50F56A" w14:textId="0C4BAD9A" w:rsidR="00AF617A" w:rsidRDefault="00AF617A">
      <w:pPr>
        <w:pStyle w:val="Szvegtrzs"/>
        <w:numPr>
          <w:ilvl w:val="0"/>
          <w:numId w:val="13"/>
        </w:numPr>
        <w:tabs>
          <w:tab w:val="left" w:pos="2481"/>
        </w:tabs>
        <w:ind w:hanging="578"/>
        <w:jc w:val="left"/>
      </w:pPr>
      <w:bookmarkStart w:id="311" w:name="_Ref87369468"/>
      <w:r>
        <w:t>Getting started with the ESP32-CAM</w:t>
      </w:r>
      <w:r>
        <w:br/>
      </w:r>
      <w:hyperlink r:id="rId56" w:history="1">
        <w:r w:rsidRPr="00276D87">
          <w:rPr>
            <w:rStyle w:val="Hiperhivatkozs"/>
          </w:rPr>
          <w:t>https://dronebotworkshop.com/esp32-cam-intro</w:t>
        </w:r>
        <w:r w:rsidR="00A10408" w:rsidRPr="00276D87">
          <w:rPr>
            <w:rStyle w:val="Hiperhivatkozs"/>
          </w:rPr>
          <w:t>/</w:t>
        </w:r>
      </w:hyperlink>
      <w:r>
        <w:br/>
        <w:t>Megtekintés ideje: 2021.09.27.</w:t>
      </w:r>
      <w:bookmarkEnd w:id="311"/>
    </w:p>
    <w:p w14:paraId="4E4F946F" w14:textId="29875EAD" w:rsidR="00ED7CEB" w:rsidRDefault="00ED7CEB" w:rsidP="00CD7133">
      <w:pPr>
        <w:pStyle w:val="Szvegtrzs"/>
        <w:numPr>
          <w:ilvl w:val="0"/>
          <w:numId w:val="13"/>
        </w:numPr>
        <w:tabs>
          <w:tab w:val="left" w:pos="2481"/>
        </w:tabs>
        <w:ind w:hanging="578"/>
        <w:jc w:val="left"/>
      </w:pPr>
      <w:bookmarkStart w:id="312" w:name="_Ref87715861"/>
      <w:r>
        <w:t>DEBO CAM ESP32 Developer boards – ESP32 camera, OV2640</w:t>
      </w:r>
      <w:r>
        <w:br/>
      </w:r>
      <w:hyperlink r:id="rId57" w:history="1">
        <w:r w:rsidRPr="00373326">
          <w:rPr>
            <w:rStyle w:val="Hiperhivatkozs"/>
          </w:rPr>
          <w:t>https://www.reichelt.com/ro/en/developer-boards-esp32-camera-ov2640-debo-cam-esp32-p266036.html</w:t>
        </w:r>
      </w:hyperlink>
      <w:r>
        <w:br/>
        <w:t>Megtekintés ideje: 2021.09.27.</w:t>
      </w:r>
      <w:bookmarkEnd w:id="312"/>
    </w:p>
    <w:p w14:paraId="42AF5293" w14:textId="5B602E0E" w:rsidR="00B71BC3" w:rsidRDefault="00B71BC3" w:rsidP="00B71BC3">
      <w:pPr>
        <w:pStyle w:val="Szvegtrzs"/>
        <w:numPr>
          <w:ilvl w:val="0"/>
          <w:numId w:val="13"/>
        </w:numPr>
        <w:tabs>
          <w:tab w:val="left" w:pos="2481"/>
        </w:tabs>
        <w:ind w:hanging="578"/>
        <w:jc w:val="left"/>
      </w:pPr>
      <w:bookmarkStart w:id="313" w:name="_Ref87369856"/>
      <w:r>
        <w:t>ESP32-CAM: Machine Vision Tips, Camera Guides and Projects:</w:t>
      </w:r>
      <w:r>
        <w:br/>
      </w:r>
      <w:hyperlink r:id="rId58" w:history="1">
        <w:r w:rsidRPr="00ED01BA">
          <w:rPr>
            <w:rStyle w:val="Hiperhivatkozs"/>
          </w:rPr>
          <w:t>https://www.arducam.com/esp32-machine-vision-learning-guide/</w:t>
        </w:r>
      </w:hyperlink>
      <w:r>
        <w:br/>
        <w:t>Megtekintés ideje: 2021.09.27.</w:t>
      </w:r>
      <w:bookmarkEnd w:id="313"/>
    </w:p>
    <w:p w14:paraId="6AB979EE" w14:textId="0F739BF8" w:rsidR="00C74EED" w:rsidRDefault="00C74EED" w:rsidP="00C74EED">
      <w:pPr>
        <w:pStyle w:val="Szvegtrzs"/>
        <w:numPr>
          <w:ilvl w:val="0"/>
          <w:numId w:val="13"/>
        </w:numPr>
        <w:tabs>
          <w:tab w:val="left" w:pos="2481"/>
        </w:tabs>
        <w:ind w:hanging="578"/>
        <w:jc w:val="left"/>
      </w:pPr>
      <w:bookmarkStart w:id="314" w:name="_Ref87369876"/>
      <w:r>
        <w:t>ESP32-CAM Specifications and Features:</w:t>
      </w:r>
      <w:r>
        <w:br/>
      </w:r>
      <w:hyperlink r:id="rId59" w:history="1">
        <w:r w:rsidRPr="000478BB">
          <w:rPr>
            <w:rStyle w:val="Hiperhivatkozs"/>
          </w:rPr>
          <w:t>https://makeradvisor.com/esp32-cam-ov2640-camera/</w:t>
        </w:r>
      </w:hyperlink>
      <w:r>
        <w:br/>
        <w:t>Megtekintés ideje: 2021.09.27.</w:t>
      </w:r>
      <w:bookmarkEnd w:id="314"/>
    </w:p>
    <w:p w14:paraId="643C68E6" w14:textId="73A9A6D6" w:rsidR="00D57497" w:rsidRDefault="00D57497" w:rsidP="003C2D3F">
      <w:pPr>
        <w:pStyle w:val="Szvegtrzs"/>
        <w:numPr>
          <w:ilvl w:val="0"/>
          <w:numId w:val="13"/>
        </w:numPr>
        <w:tabs>
          <w:tab w:val="left" w:pos="851"/>
        </w:tabs>
        <w:ind w:hanging="578"/>
        <w:jc w:val="left"/>
      </w:pPr>
      <w:bookmarkStart w:id="315" w:name="_Ref87370745"/>
      <w:r>
        <w:t xml:space="preserve">Arduino Ethernet Shield R3 (V1) Overview: </w:t>
      </w:r>
      <w:hyperlink r:id="rId60" w:history="1">
        <w:r w:rsidRPr="0083695A">
          <w:rPr>
            <w:rStyle w:val="Hiperhivatkozs"/>
          </w:rPr>
          <w:t>https://www.arduino.cc/en/Main/ArduinoEthernetShieldV1</w:t>
        </w:r>
      </w:hyperlink>
      <w:r>
        <w:br/>
        <w:t>Megtekintés ideje: 2021.09.26.</w:t>
      </w:r>
      <w:bookmarkEnd w:id="315"/>
    </w:p>
    <w:p w14:paraId="4E725DC5" w14:textId="573509CA" w:rsidR="00586C69" w:rsidRDefault="00586C69" w:rsidP="00586C69">
      <w:pPr>
        <w:pStyle w:val="Szvegtrzs"/>
        <w:numPr>
          <w:ilvl w:val="0"/>
          <w:numId w:val="13"/>
        </w:numPr>
        <w:tabs>
          <w:tab w:val="left" w:pos="2481"/>
        </w:tabs>
        <w:ind w:hanging="578"/>
        <w:jc w:val="left"/>
      </w:pPr>
      <w:bookmarkStart w:id="316" w:name="_Ref87370871"/>
      <w:r>
        <w:t xml:space="preserve">How HC-SR501 PIR Sensor Works &amp; Interface It With Arduino </w:t>
      </w:r>
      <w:r>
        <w:br/>
      </w:r>
      <w:hyperlink r:id="rId61" w:history="1">
        <w:r w:rsidRPr="00953947">
          <w:rPr>
            <w:rStyle w:val="Hiperhivatkozs"/>
          </w:rPr>
          <w:t>https://lastminuteengineers.com/pir-sensor-arduino-tutorial/</w:t>
        </w:r>
      </w:hyperlink>
      <w:r>
        <w:br/>
        <w:t>Megtekintés ideje: 2021.10.02.</w:t>
      </w:r>
      <w:bookmarkEnd w:id="316"/>
    </w:p>
    <w:p w14:paraId="0CBE350C" w14:textId="77777777" w:rsidR="00D57497" w:rsidRDefault="00D57497" w:rsidP="003C2D3F">
      <w:pPr>
        <w:pStyle w:val="Szvegtrzs"/>
        <w:numPr>
          <w:ilvl w:val="0"/>
          <w:numId w:val="13"/>
        </w:numPr>
        <w:tabs>
          <w:tab w:val="left" w:pos="2481"/>
        </w:tabs>
        <w:ind w:hanging="578"/>
        <w:jc w:val="left"/>
      </w:pPr>
      <w:bookmarkStart w:id="317" w:name="_Ref87371207"/>
      <w:r>
        <w:t>Arduino Software (IDE):</w:t>
      </w:r>
      <w:r>
        <w:br/>
      </w:r>
      <w:hyperlink r:id="rId62" w:history="1">
        <w:r w:rsidRPr="0083695A">
          <w:rPr>
            <w:rStyle w:val="Hiperhivatkozs"/>
          </w:rPr>
          <w:t>https://www.arduino.cc/en/Guide/Environment</w:t>
        </w:r>
      </w:hyperlink>
      <w:r>
        <w:rPr>
          <w:rStyle w:val="Hiperhivatkozs"/>
        </w:rPr>
        <w:br/>
      </w:r>
      <w:hyperlink r:id="rId63" w:history="1">
        <w:r w:rsidRPr="00D96F9A">
          <w:rPr>
            <w:rStyle w:val="Hiperhivatkozs"/>
          </w:rPr>
          <w:t>https://www.arduino.cc/en/software</w:t>
        </w:r>
      </w:hyperlink>
      <w:r>
        <w:br/>
        <w:t>Megtekintés ideje: 2021.10.03.</w:t>
      </w:r>
      <w:bookmarkEnd w:id="317"/>
    </w:p>
    <w:p w14:paraId="7805BFA2" w14:textId="2A993157" w:rsidR="00D57497" w:rsidRDefault="00D57497" w:rsidP="003C2D3F">
      <w:pPr>
        <w:pStyle w:val="Szvegtrzs"/>
        <w:numPr>
          <w:ilvl w:val="0"/>
          <w:numId w:val="13"/>
        </w:numPr>
        <w:tabs>
          <w:tab w:val="left" w:pos="2481"/>
        </w:tabs>
        <w:ind w:hanging="578"/>
        <w:jc w:val="left"/>
      </w:pPr>
      <w:bookmarkStart w:id="318" w:name="_Ref87371413"/>
      <w:r>
        <w:t>PHP:</w:t>
      </w:r>
      <w:r>
        <w:br/>
      </w:r>
      <w:hyperlink r:id="rId64" w:history="1">
        <w:r w:rsidRPr="00CB6136">
          <w:rPr>
            <w:rStyle w:val="Hiperhivatkozs"/>
          </w:rPr>
          <w:t>https://www.php.net/manual/en/intro-whatis.php</w:t>
        </w:r>
      </w:hyperlink>
      <w:r w:rsidR="006E6357">
        <w:rPr>
          <w:rStyle w:val="Hiperhivatkozs"/>
        </w:rPr>
        <w:t>,</w:t>
      </w:r>
      <w:r w:rsidR="006E6357">
        <w:rPr>
          <w:rStyle w:val="Hiperhivatkozs"/>
        </w:rPr>
        <w:br/>
      </w:r>
      <w:hyperlink r:id="rId65" w:history="1">
        <w:r w:rsidR="006E6357" w:rsidRPr="006E6357">
          <w:rPr>
            <w:rStyle w:val="Hiperhivatkozs"/>
          </w:rPr>
          <w:t>https://www.php.net/manual/en/faq.installation.php</w:t>
        </w:r>
      </w:hyperlink>
      <w:r>
        <w:br/>
        <w:t>Megtekintés ideje: 2021.10.03.</w:t>
      </w:r>
      <w:bookmarkEnd w:id="318"/>
    </w:p>
    <w:p w14:paraId="0F95A57D" w14:textId="7D2F3473" w:rsidR="00D57497" w:rsidRDefault="00D57497" w:rsidP="003C2D3F">
      <w:pPr>
        <w:pStyle w:val="Szvegtrzs"/>
        <w:numPr>
          <w:ilvl w:val="0"/>
          <w:numId w:val="13"/>
        </w:numPr>
        <w:tabs>
          <w:tab w:val="left" w:pos="2481"/>
        </w:tabs>
        <w:ind w:hanging="578"/>
        <w:jc w:val="left"/>
      </w:pPr>
      <w:bookmarkStart w:id="319" w:name="_Ref87371555"/>
      <w:r>
        <w:lastRenderedPageBreak/>
        <w:t>What is Postman API Test</w:t>
      </w:r>
      <w:r w:rsidR="00CB6136">
        <w:t>?</w:t>
      </w:r>
      <w:r>
        <w:t>:</w:t>
      </w:r>
      <w:r>
        <w:br/>
      </w:r>
      <w:hyperlink r:id="rId66" w:history="1">
        <w:r w:rsidRPr="00806192">
          <w:rPr>
            <w:rStyle w:val="Hiperhivatkozs"/>
          </w:rPr>
          <w:t>https://www.encora.com/insights/what-is-postman-api-test</w:t>
        </w:r>
      </w:hyperlink>
      <w:r>
        <w:br/>
        <w:t>Megtekintés ideje: 2021.10.03.</w:t>
      </w:r>
      <w:bookmarkEnd w:id="319"/>
    </w:p>
    <w:p w14:paraId="0205EAEC" w14:textId="4D84F42F" w:rsidR="00BE64A4" w:rsidRDefault="00BE64A4" w:rsidP="00BE64A4">
      <w:pPr>
        <w:pStyle w:val="Szvegtrzs"/>
        <w:numPr>
          <w:ilvl w:val="0"/>
          <w:numId w:val="13"/>
        </w:numPr>
        <w:tabs>
          <w:tab w:val="left" w:pos="2481"/>
        </w:tabs>
        <w:ind w:hanging="578"/>
        <w:jc w:val="left"/>
      </w:pPr>
      <w:bookmarkStart w:id="320" w:name="_Ref87371646"/>
      <w:r>
        <w:t>XAMPP:</w:t>
      </w:r>
      <w:r>
        <w:br/>
      </w:r>
      <w:hyperlink r:id="rId67" w:history="1">
        <w:r w:rsidRPr="00D96F9A">
          <w:rPr>
            <w:rStyle w:val="Hiperhivatkozs"/>
          </w:rPr>
          <w:t>https://www.apachefriends.org/index.html</w:t>
        </w:r>
      </w:hyperlink>
      <w:r>
        <w:t xml:space="preserve">, </w:t>
      </w:r>
      <w:r>
        <w:br/>
      </w:r>
      <w:hyperlink r:id="rId68" w:history="1">
        <w:r w:rsidRPr="00D96F9A">
          <w:rPr>
            <w:rStyle w:val="Hiperhivatkozs"/>
          </w:rPr>
          <w:t>https://www.javatpoint.com/xampp</w:t>
        </w:r>
      </w:hyperlink>
      <w:r>
        <w:br/>
        <w:t>Megtekintés ideje: 2021.10.03.</w:t>
      </w:r>
      <w:bookmarkEnd w:id="320"/>
    </w:p>
    <w:p w14:paraId="00989641" w14:textId="05CB55BF" w:rsidR="00EA39BE" w:rsidRDefault="00EA39BE" w:rsidP="00EA39BE">
      <w:pPr>
        <w:pStyle w:val="Szvegtrzs"/>
        <w:numPr>
          <w:ilvl w:val="0"/>
          <w:numId w:val="13"/>
        </w:numPr>
        <w:tabs>
          <w:tab w:val="left" w:pos="2481"/>
        </w:tabs>
        <w:ind w:hanging="578"/>
        <w:jc w:val="left"/>
      </w:pPr>
      <w:bookmarkStart w:id="321" w:name="_Ref87371750"/>
      <w:r>
        <w:t>Abstract: What is Fritzing?</w:t>
      </w:r>
      <w:r>
        <w:br/>
      </w:r>
      <w:hyperlink r:id="rId69" w:history="1">
        <w:r w:rsidRPr="00A629B2">
          <w:rPr>
            <w:rStyle w:val="Hiperhivatkozs"/>
          </w:rPr>
          <w:t>https://fritzing.org/media/uploads/publications/FritzingInfoBrochure-highRes.pdf</w:t>
        </w:r>
      </w:hyperlink>
      <w:r>
        <w:br/>
        <w:t>Megtekintés ideje: 2021.09.30.</w:t>
      </w:r>
      <w:bookmarkEnd w:id="321"/>
    </w:p>
    <w:p w14:paraId="3225070D" w14:textId="77777777" w:rsidR="00D124A8" w:rsidRDefault="00D124A8" w:rsidP="00D124A8">
      <w:pPr>
        <w:pStyle w:val="Szvegtrzs"/>
        <w:numPr>
          <w:ilvl w:val="0"/>
          <w:numId w:val="13"/>
        </w:numPr>
        <w:tabs>
          <w:tab w:val="left" w:pos="2481"/>
        </w:tabs>
        <w:ind w:hanging="578"/>
        <w:jc w:val="left"/>
      </w:pPr>
      <w:bookmarkStart w:id="322" w:name="_Ref87372183"/>
      <w:r>
        <w:t>What is React Native?</w:t>
      </w:r>
      <w:r>
        <w:br/>
      </w:r>
      <w:hyperlink r:id="rId70" w:history="1">
        <w:r w:rsidRPr="00A629B2">
          <w:rPr>
            <w:rStyle w:val="Hiperhivatkozs"/>
          </w:rPr>
          <w:t>https://www.netguru.com/glossary/react-native</w:t>
        </w:r>
      </w:hyperlink>
      <w:r>
        <w:br/>
        <w:t>Megtekintés ideje: 2021.10.03.</w:t>
      </w:r>
      <w:bookmarkEnd w:id="322"/>
    </w:p>
    <w:p w14:paraId="64A53D14" w14:textId="1D2A5A8D" w:rsidR="00D124A8" w:rsidRDefault="00D124A8" w:rsidP="00D124A8">
      <w:pPr>
        <w:pStyle w:val="Szvegtrzs"/>
        <w:numPr>
          <w:ilvl w:val="0"/>
          <w:numId w:val="13"/>
        </w:numPr>
        <w:tabs>
          <w:tab w:val="left" w:pos="2481"/>
        </w:tabs>
        <w:ind w:hanging="578"/>
        <w:jc w:val="left"/>
      </w:pPr>
      <w:bookmarkStart w:id="323" w:name="_Ref87372214"/>
      <w:r>
        <w:t>Setting up the development environment:</w:t>
      </w:r>
      <w:r>
        <w:br/>
      </w:r>
      <w:hyperlink r:id="rId71" w:history="1">
        <w:r w:rsidRPr="00A629B2">
          <w:rPr>
            <w:rStyle w:val="Hiperhivatkozs"/>
          </w:rPr>
          <w:t>https://reactnative.dev/docs/environment-setup</w:t>
        </w:r>
      </w:hyperlink>
      <w:r>
        <w:br/>
        <w:t>Megtekintés ideje: 2021.09.20.</w:t>
      </w:r>
      <w:bookmarkEnd w:id="323"/>
    </w:p>
    <w:p w14:paraId="7AFA54CB" w14:textId="5E83AAC1" w:rsidR="00D57497" w:rsidRDefault="00D57497" w:rsidP="003C2D3F">
      <w:pPr>
        <w:pStyle w:val="Szvegtrzs"/>
        <w:numPr>
          <w:ilvl w:val="0"/>
          <w:numId w:val="13"/>
        </w:numPr>
        <w:tabs>
          <w:tab w:val="left" w:pos="2481"/>
        </w:tabs>
        <w:ind w:hanging="578"/>
        <w:jc w:val="left"/>
      </w:pPr>
      <w:bookmarkStart w:id="324" w:name="_Ref87372527"/>
      <w:r>
        <w:t>Security Access Using RFID Reader:</w:t>
      </w:r>
      <w:r>
        <w:br/>
      </w:r>
      <w:hyperlink r:id="rId72" w:history="1">
        <w:r w:rsidRPr="0083695A">
          <w:rPr>
            <w:rStyle w:val="Hiperhivatkozs"/>
          </w:rPr>
          <w:t>https://create.arduino.cc/projecthub/Aritro/security-access-using-rfid-reader-f7c746</w:t>
        </w:r>
      </w:hyperlink>
      <w:r>
        <w:br/>
        <w:t>Megtekintés ideje: 2021.10.05.</w:t>
      </w:r>
      <w:bookmarkEnd w:id="324"/>
      <w:r>
        <w:t xml:space="preserve"> </w:t>
      </w:r>
    </w:p>
    <w:p w14:paraId="7093EC46" w14:textId="46353AFC" w:rsidR="00D57497" w:rsidRDefault="00D57497" w:rsidP="003C2D3F">
      <w:pPr>
        <w:pStyle w:val="Szvegtrzs"/>
        <w:numPr>
          <w:ilvl w:val="0"/>
          <w:numId w:val="13"/>
        </w:numPr>
        <w:tabs>
          <w:tab w:val="left" w:pos="2481"/>
        </w:tabs>
        <w:ind w:hanging="578"/>
        <w:jc w:val="left"/>
      </w:pPr>
      <w:bookmarkStart w:id="325" w:name="_Ref87372652"/>
      <w:r>
        <w:t>A Brief Introduction to the Serial Peripheral Interface (SPI):</w:t>
      </w:r>
      <w:r>
        <w:br/>
      </w:r>
      <w:hyperlink r:id="rId73" w:history="1">
        <w:r w:rsidRPr="0083695A">
          <w:rPr>
            <w:rStyle w:val="Hiperhivatkozs"/>
          </w:rPr>
          <w:t>https://www.arduino.cc/en/reference/SPI</w:t>
        </w:r>
      </w:hyperlink>
      <w:r>
        <w:br/>
        <w:t>Megtekintés ideje: 2021.10.05.</w:t>
      </w:r>
      <w:bookmarkEnd w:id="325"/>
    </w:p>
    <w:p w14:paraId="0324C019" w14:textId="16FDD6D3" w:rsidR="00431615" w:rsidRDefault="00431615" w:rsidP="00431615">
      <w:pPr>
        <w:pStyle w:val="Szvegtrzs"/>
        <w:numPr>
          <w:ilvl w:val="0"/>
          <w:numId w:val="13"/>
        </w:numPr>
        <w:tabs>
          <w:tab w:val="left" w:pos="2481"/>
        </w:tabs>
        <w:ind w:hanging="578"/>
        <w:jc w:val="left"/>
      </w:pPr>
      <w:bookmarkStart w:id="326" w:name="_Ref87373415"/>
      <w:r>
        <w:t>ESP32-CAM Post Images to Local or Cloud Server using PHP (Photo Manager)</w:t>
      </w:r>
      <w:r>
        <w:br/>
      </w:r>
      <w:hyperlink r:id="rId74" w:history="1">
        <w:r w:rsidRPr="00850691">
          <w:rPr>
            <w:rStyle w:val="Hiperhivatkozs"/>
          </w:rPr>
          <w:t>https://Rand</w:t>
        </w:r>
        <w:r w:rsidRPr="00850691">
          <w:rPr>
            <w:rStyle w:val="Hiperhivatkozs"/>
          </w:rPr>
          <w:t>o</w:t>
        </w:r>
        <w:r w:rsidRPr="00850691">
          <w:rPr>
            <w:rStyle w:val="Hiperhivatkozs"/>
          </w:rPr>
          <w:t>mNerdTutorials.com/esp32-cam-post-image-photo-server/</w:t>
        </w:r>
      </w:hyperlink>
      <w:r>
        <w:br/>
        <w:t>Megtekintés ideje: 2021.10.05.</w:t>
      </w:r>
      <w:bookmarkEnd w:id="326"/>
    </w:p>
    <w:p w14:paraId="11FAE015" w14:textId="52C9CBD3" w:rsidR="00672736" w:rsidRDefault="00672736" w:rsidP="00672736">
      <w:pPr>
        <w:pStyle w:val="Szvegtrzs"/>
        <w:numPr>
          <w:ilvl w:val="0"/>
          <w:numId w:val="13"/>
        </w:numPr>
        <w:tabs>
          <w:tab w:val="left" w:pos="2481"/>
        </w:tabs>
        <w:ind w:hanging="578"/>
        <w:jc w:val="left"/>
      </w:pPr>
      <w:bookmarkStart w:id="327" w:name="_Ref87373833"/>
      <w:r>
        <w:t>Arduino UniqueID:</w:t>
      </w:r>
      <w:r>
        <w:br/>
      </w:r>
      <w:hyperlink r:id="rId75" w:history="1">
        <w:r w:rsidRPr="00C062F7">
          <w:rPr>
            <w:rStyle w:val="Hiperhivatkozs"/>
          </w:rPr>
          <w:t>https://forum.arduino.cc/t/uniqueid/671432/4</w:t>
        </w:r>
      </w:hyperlink>
      <w:r>
        <w:br/>
        <w:t>Megtekintés ideje: 2021.10.02.</w:t>
      </w:r>
      <w:bookmarkEnd w:id="327"/>
    </w:p>
    <w:p w14:paraId="4D3CFB4F" w14:textId="5E571602" w:rsidR="00984155" w:rsidRDefault="00984155" w:rsidP="00984155">
      <w:pPr>
        <w:pStyle w:val="Szvegtrzs"/>
        <w:numPr>
          <w:ilvl w:val="0"/>
          <w:numId w:val="13"/>
        </w:numPr>
        <w:tabs>
          <w:tab w:val="left" w:pos="2481"/>
        </w:tabs>
        <w:ind w:hanging="578"/>
        <w:jc w:val="left"/>
      </w:pPr>
      <w:bookmarkStart w:id="328" w:name="_Ref87374025"/>
      <w:r>
        <w:t>Installing the ESP32 Board in Arduino IDE (Windows, MAC OS X, Linux):</w:t>
      </w:r>
      <w:r>
        <w:br/>
      </w:r>
      <w:hyperlink r:id="rId76" w:history="1">
        <w:r w:rsidRPr="00984155">
          <w:rPr>
            <w:rStyle w:val="Hiperhivatkozs"/>
          </w:rPr>
          <w:t>https://randomnerdtutorials.com/installing-the-esp32-board-in-arduino-ide-windows-instructions/</w:t>
        </w:r>
      </w:hyperlink>
      <w:r>
        <w:br/>
        <w:t>Megtekintés ideje: 2021.10.05.</w:t>
      </w:r>
      <w:bookmarkEnd w:id="328"/>
    </w:p>
    <w:p w14:paraId="4DF425D7" w14:textId="79558FFB" w:rsidR="00E92D52" w:rsidRDefault="00E92D52" w:rsidP="00E92D52">
      <w:pPr>
        <w:pStyle w:val="Szvegtrzs"/>
        <w:numPr>
          <w:ilvl w:val="0"/>
          <w:numId w:val="13"/>
        </w:numPr>
        <w:tabs>
          <w:tab w:val="left" w:pos="2481"/>
        </w:tabs>
        <w:ind w:hanging="578"/>
        <w:jc w:val="left"/>
      </w:pPr>
      <w:bookmarkStart w:id="329" w:name="_Ref87374238"/>
      <w:r>
        <w:lastRenderedPageBreak/>
        <w:t>How to Access ESP32-CAM Worldwide using ngrok:</w:t>
      </w:r>
      <w:r>
        <w:br/>
      </w:r>
      <w:hyperlink r:id="rId77" w:history="1">
        <w:r w:rsidRPr="006C7CBE">
          <w:rPr>
            <w:rStyle w:val="Hiperhivatkozs"/>
          </w:rPr>
          <w:t>https://create.arduino.cc/projecthub/CiferTech/how-to-access-esp32-cam-worldwide-using-ngrok-210aa0</w:t>
        </w:r>
      </w:hyperlink>
      <w:r>
        <w:br/>
      </w:r>
      <w:hyperlink r:id="rId78" w:history="1">
        <w:r w:rsidRPr="00E92D52">
          <w:rPr>
            <w:rStyle w:val="Hiperhivatkozs"/>
          </w:rPr>
          <w:t>https://github.com/cifertech/ESP32CAM_ngrok/blob/main/ESP-CAM__CLOUD.ino</w:t>
        </w:r>
      </w:hyperlink>
      <w:r>
        <w:br/>
        <w:t>Megtekintés ideje: 2021.10.05.</w:t>
      </w:r>
      <w:bookmarkEnd w:id="329"/>
    </w:p>
    <w:p w14:paraId="62819927" w14:textId="02B19BCE" w:rsidR="000C4649" w:rsidRDefault="000C4649" w:rsidP="000C4649">
      <w:pPr>
        <w:pStyle w:val="Szvegtrzs"/>
        <w:numPr>
          <w:ilvl w:val="0"/>
          <w:numId w:val="13"/>
        </w:numPr>
        <w:tabs>
          <w:tab w:val="left" w:pos="2481"/>
        </w:tabs>
        <w:ind w:hanging="578"/>
        <w:jc w:val="left"/>
      </w:pPr>
      <w:bookmarkStart w:id="330" w:name="_Ref87374466"/>
      <w:r>
        <w:t>ESP32-CAM Camera Boards: Pin and GPIOs Assignment Guide:</w:t>
      </w:r>
      <w:r>
        <w:br/>
      </w:r>
      <w:hyperlink r:id="rId79" w:history="1">
        <w:r w:rsidRPr="00850691">
          <w:rPr>
            <w:rStyle w:val="Hiperhivatkozs"/>
          </w:rPr>
          <w:t>https://randomnerdtutorials.com/esp32-cam-camera-pin-gpios/</w:t>
        </w:r>
      </w:hyperlink>
      <w:r>
        <w:br/>
        <w:t>Megtekintés ideje: 2021.10.05.</w:t>
      </w:r>
      <w:bookmarkEnd w:id="330"/>
    </w:p>
    <w:p w14:paraId="789467A6" w14:textId="443D5650" w:rsidR="00EE00E3" w:rsidRDefault="00EE00E3" w:rsidP="00EE00E3">
      <w:pPr>
        <w:pStyle w:val="Szvegtrzs"/>
        <w:numPr>
          <w:ilvl w:val="0"/>
          <w:numId w:val="13"/>
        </w:numPr>
        <w:tabs>
          <w:tab w:val="left" w:pos="2481"/>
        </w:tabs>
        <w:ind w:hanging="578"/>
        <w:jc w:val="left"/>
      </w:pPr>
      <w:bookmarkStart w:id="331" w:name="_Ref87374991"/>
      <w:r>
        <w:t>Discord Security Camera with an ESP32:</w:t>
      </w:r>
      <w:r>
        <w:br/>
      </w:r>
      <w:hyperlink r:id="rId80" w:history="1">
        <w:r w:rsidRPr="000A6332">
          <w:rPr>
            <w:rStyle w:val="Hiperhivatkozs"/>
          </w:rPr>
          <w:t>https://create.arduino.cc/projecthub/WillMakesTV/discord-security-camera-with-an-esp32-7c4621</w:t>
        </w:r>
      </w:hyperlink>
      <w:r>
        <w:rPr>
          <w:rStyle w:val="Hiperhivatkozs"/>
        </w:rPr>
        <w:br/>
      </w:r>
      <w:hyperlink r:id="rId81" w:history="1">
        <w:r w:rsidRPr="00DE2C74">
          <w:rPr>
            <w:rStyle w:val="Hiperhivatkozs"/>
          </w:rPr>
          <w:t>https://github.com/WillMakesTV/discord-spycam/blob/main/discord-spycam.ino</w:t>
        </w:r>
      </w:hyperlink>
      <w:r>
        <w:br/>
        <w:t>Megtekintés ideje: 2021.10.06.</w:t>
      </w:r>
      <w:bookmarkEnd w:id="331"/>
    </w:p>
    <w:p w14:paraId="2F229258" w14:textId="537A3C81" w:rsidR="00376253" w:rsidRDefault="00376253" w:rsidP="00376253">
      <w:pPr>
        <w:pStyle w:val="Szvegtrzs"/>
        <w:numPr>
          <w:ilvl w:val="0"/>
          <w:numId w:val="13"/>
        </w:numPr>
        <w:tabs>
          <w:tab w:val="left" w:pos="2481"/>
        </w:tabs>
        <w:ind w:hanging="578"/>
        <w:jc w:val="left"/>
      </w:pPr>
      <w:bookmarkStart w:id="332" w:name="_Ref87375427"/>
      <w:r>
        <w:t>How to Decrypt MD5 Password in PHP?:</w:t>
      </w:r>
      <w:r>
        <w:br/>
      </w:r>
      <w:hyperlink r:id="rId82" w:history="1">
        <w:r w:rsidRPr="0082199A">
          <w:rPr>
            <w:rStyle w:val="Hiperhivatkozs"/>
          </w:rPr>
          <w:t>https://www.edureka.co/blog/decrypt-md5-password-PHP/</w:t>
        </w:r>
      </w:hyperlink>
      <w:r>
        <w:br/>
        <w:t>Megtekintés ideje: 2021.10.09.</w:t>
      </w:r>
      <w:bookmarkEnd w:id="332"/>
    </w:p>
    <w:p w14:paraId="1DC08651" w14:textId="24DAE0E3" w:rsidR="00CC756A" w:rsidRDefault="00F272A5" w:rsidP="00925A49">
      <w:pPr>
        <w:pStyle w:val="Szvegtrzs"/>
        <w:numPr>
          <w:ilvl w:val="0"/>
          <w:numId w:val="13"/>
        </w:numPr>
        <w:tabs>
          <w:tab w:val="left" w:pos="2481"/>
        </w:tabs>
        <w:ind w:hanging="578"/>
        <w:jc w:val="left"/>
      </w:pPr>
      <w:bookmarkStart w:id="333" w:name="_Ref87375487"/>
      <w:r>
        <w:t>What is ngrok?</w:t>
      </w:r>
      <w:r w:rsidR="009D7110">
        <w:t>:</w:t>
      </w:r>
      <w:r w:rsidR="00CC756A">
        <w:br/>
      </w:r>
      <w:hyperlink r:id="rId83" w:history="1">
        <w:r w:rsidR="00CC756A" w:rsidRPr="0082199A">
          <w:rPr>
            <w:rStyle w:val="Hiperhivatkozs"/>
          </w:rPr>
          <w:t>https://www.pubnub.com/learn/glossary/what-is-ngrok/</w:t>
        </w:r>
      </w:hyperlink>
      <w:r w:rsidR="00CC756A">
        <w:br/>
        <w:t>Megtekintés ideje: 202</w:t>
      </w:r>
      <w:r w:rsidR="00FC0D73">
        <w:t>1</w:t>
      </w:r>
      <w:r w:rsidR="00CC756A">
        <w:t>.11.01.</w:t>
      </w:r>
      <w:bookmarkEnd w:id="333"/>
    </w:p>
    <w:p w14:paraId="651EF37D" w14:textId="5D912F16" w:rsidR="00672D87" w:rsidRDefault="00672D87" w:rsidP="00925A49">
      <w:pPr>
        <w:pStyle w:val="Szvegtrzs"/>
        <w:numPr>
          <w:ilvl w:val="0"/>
          <w:numId w:val="13"/>
        </w:numPr>
        <w:tabs>
          <w:tab w:val="left" w:pos="2481"/>
        </w:tabs>
        <w:ind w:hanging="578"/>
        <w:jc w:val="left"/>
      </w:pPr>
      <w:bookmarkStart w:id="334" w:name="_Ref87623257"/>
      <w:r>
        <w:t>Start a new git repository:</w:t>
      </w:r>
      <w:r>
        <w:br/>
      </w:r>
      <w:hyperlink r:id="rId84" w:history="1">
        <w:r w:rsidRPr="00EE6A9F">
          <w:rPr>
            <w:rStyle w:val="Hiperhivatkozs"/>
          </w:rPr>
          <w:t>https://kbroman.org/github_tutorial/pages/init.html</w:t>
        </w:r>
      </w:hyperlink>
      <w:r>
        <w:br/>
        <w:t>Megtekintés ideje: 202</w:t>
      </w:r>
      <w:r w:rsidR="00FC0D73">
        <w:t>1</w:t>
      </w:r>
      <w:r>
        <w:t>.11.06.</w:t>
      </w:r>
      <w:bookmarkEnd w:id="334"/>
    </w:p>
    <w:p w14:paraId="1D680ECE" w14:textId="58EF48C3" w:rsidR="00455EAB" w:rsidRDefault="00455EAB" w:rsidP="00925A49">
      <w:pPr>
        <w:pStyle w:val="Szvegtrzs"/>
        <w:numPr>
          <w:ilvl w:val="0"/>
          <w:numId w:val="13"/>
        </w:numPr>
        <w:tabs>
          <w:tab w:val="left" w:pos="2481"/>
        </w:tabs>
        <w:ind w:hanging="578"/>
        <w:jc w:val="left"/>
      </w:pPr>
      <w:bookmarkStart w:id="335" w:name="_Ref87631779"/>
      <w:r>
        <w:t>Szakdolgozat GitHub:</w:t>
      </w:r>
      <w:r>
        <w:br/>
      </w:r>
      <w:hyperlink r:id="rId85" w:history="1">
        <w:r w:rsidRPr="00FC0D73">
          <w:rPr>
            <w:rStyle w:val="Hiperhivatkozs"/>
          </w:rPr>
          <w:t>https://github.com/skazalien/Szakdolgozat_Files</w:t>
        </w:r>
      </w:hyperlink>
      <w:r>
        <w:t>,</w:t>
      </w:r>
      <w:r>
        <w:br/>
      </w:r>
      <w:hyperlink r:id="rId86" w:history="1">
        <w:r w:rsidRPr="00FC0D73">
          <w:rPr>
            <w:rStyle w:val="Hiperhivatkozs"/>
          </w:rPr>
          <w:t>https://github.com/skazalien/Szakdolgozat_Arduino</w:t>
        </w:r>
      </w:hyperlink>
      <w:r>
        <w:t>,</w:t>
      </w:r>
      <w:r>
        <w:br/>
      </w:r>
      <w:hyperlink r:id="rId87" w:history="1">
        <w:r w:rsidRPr="00FC0D73">
          <w:rPr>
            <w:rStyle w:val="Hiperhivatkozs"/>
          </w:rPr>
          <w:t>https://github.com/skazalien/Szakdolgozat_ReactNative</w:t>
        </w:r>
      </w:hyperlink>
      <w:r>
        <w:t>,</w:t>
      </w:r>
      <w:r>
        <w:br/>
      </w:r>
      <w:hyperlink r:id="rId88" w:history="1">
        <w:r w:rsidR="00FC0D73" w:rsidRPr="00EE6A9F">
          <w:rPr>
            <w:rStyle w:val="Hiperhivatkozs"/>
          </w:rPr>
          <w:t>https://github.com/skazalien/Szakdolgozat_Backend</w:t>
        </w:r>
      </w:hyperlink>
      <w:r w:rsidR="00FC0D73">
        <w:br/>
        <w:t>Létrehozás ideje: 2021.11.12.</w:t>
      </w:r>
      <w:bookmarkEnd w:id="335"/>
      <w:r>
        <w:br/>
      </w:r>
    </w:p>
    <w:p w14:paraId="08F31712" w14:textId="3DBEA989" w:rsidR="005B3087" w:rsidRDefault="005B3087" w:rsidP="005B3087">
      <w:pPr>
        <w:pStyle w:val="Szvegtrzs"/>
        <w:tabs>
          <w:tab w:val="left" w:pos="2481"/>
        </w:tabs>
        <w:ind w:firstLine="0"/>
        <w:jc w:val="left"/>
      </w:pPr>
    </w:p>
    <w:p w14:paraId="336709CB" w14:textId="40E4147F" w:rsidR="00672D87" w:rsidRDefault="00672D87" w:rsidP="005B3087">
      <w:pPr>
        <w:pStyle w:val="Szvegtrzs"/>
        <w:tabs>
          <w:tab w:val="left" w:pos="2481"/>
        </w:tabs>
        <w:ind w:firstLine="0"/>
        <w:jc w:val="left"/>
        <w:sectPr w:rsidR="00672D87" w:rsidSect="00222C10">
          <w:pgSz w:w="11906" w:h="16838"/>
          <w:pgMar w:top="1701" w:right="1134" w:bottom="1701" w:left="1701" w:header="708" w:footer="708" w:gutter="0"/>
          <w:cols w:space="708"/>
          <w:docGrid w:linePitch="360"/>
        </w:sectPr>
      </w:pPr>
    </w:p>
    <w:p w14:paraId="6DC022E8" w14:textId="022917C2" w:rsidR="00346767" w:rsidRPr="000B1847" w:rsidRDefault="00346767" w:rsidP="00346767">
      <w:pPr>
        <w:pStyle w:val="Tartalomjegyzk"/>
      </w:pPr>
      <w:r>
        <w:lastRenderedPageBreak/>
        <w:t>Köszönetnyilvánítás</w:t>
      </w:r>
    </w:p>
    <w:p w14:paraId="71602E8E" w14:textId="4DB418A0" w:rsidR="004504A9" w:rsidRDefault="004504A9" w:rsidP="00AE2279">
      <w:pPr>
        <w:pStyle w:val="Szvegtrzs"/>
        <w:tabs>
          <w:tab w:val="left" w:pos="2481"/>
        </w:tabs>
        <w:ind w:firstLine="0"/>
      </w:pPr>
      <w:r>
        <w:t>Ezúton szeretné</w:t>
      </w:r>
      <w:r w:rsidR="00CB29DD">
        <w:t>k</w:t>
      </w:r>
      <w:r>
        <w:t xml:space="preserve"> köszönete</w:t>
      </w:r>
      <w:r w:rsidR="00CB29DD">
        <w:t>t mondani</w:t>
      </w:r>
      <w:r>
        <w:t xml:space="preserve"> </w:t>
      </w:r>
      <w:r w:rsidR="00346767">
        <w:t xml:space="preserve">témavezetőmnek, </w:t>
      </w:r>
      <w:r>
        <w:t>Dr. Kocsis Gergelynek</w:t>
      </w:r>
      <w:r w:rsidR="00346767">
        <w:t xml:space="preserve"> a </w:t>
      </w:r>
      <w:r w:rsidR="00C77E10">
        <w:t xml:space="preserve">szakdolgozatom írása alatt </w:t>
      </w:r>
      <w:r w:rsidR="00AE5C0B">
        <w:t xml:space="preserve">nyújtott </w:t>
      </w:r>
      <w:r w:rsidR="00346767">
        <w:t>folyamatos segítségéért</w:t>
      </w:r>
      <w:r w:rsidR="00C77E10">
        <w:t>,</w:t>
      </w:r>
      <w:r w:rsidR="00346767">
        <w:t xml:space="preserve"> tanácsaiért</w:t>
      </w:r>
      <w:r w:rsidR="00AA2A76">
        <w:t xml:space="preserve"> és ötleteiért</w:t>
      </w:r>
      <w:r w:rsidR="00346767">
        <w:t>.</w:t>
      </w:r>
    </w:p>
    <w:sectPr w:rsidR="004504A9" w:rsidSect="00222C10">
      <w:pgSz w:w="11906" w:h="16838"/>
      <w:pgMar w:top="1701" w:right="1134"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6D139" w14:textId="77777777" w:rsidR="00B62B2C" w:rsidRDefault="00B62B2C" w:rsidP="00D57486">
      <w:pPr>
        <w:spacing w:line="240" w:lineRule="auto"/>
      </w:pPr>
      <w:r>
        <w:separator/>
      </w:r>
    </w:p>
  </w:endnote>
  <w:endnote w:type="continuationSeparator" w:id="0">
    <w:p w14:paraId="2EE64E6A" w14:textId="77777777" w:rsidR="00B62B2C" w:rsidRDefault="00B62B2C"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FBCCA" w14:textId="77777777" w:rsidR="00B62B2C" w:rsidRDefault="00B62B2C" w:rsidP="00D57486">
      <w:pPr>
        <w:spacing w:line="240" w:lineRule="auto"/>
      </w:pPr>
      <w:r>
        <w:separator/>
      </w:r>
    </w:p>
  </w:footnote>
  <w:footnote w:type="continuationSeparator" w:id="0">
    <w:p w14:paraId="2A540375" w14:textId="77777777" w:rsidR="00B62B2C" w:rsidRDefault="00B62B2C"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AC39FD"/>
    <w:multiLevelType w:val="hybridMultilevel"/>
    <w:tmpl w:val="0E3A4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3"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4"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6"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8043A4"/>
    <w:multiLevelType w:val="hybridMultilevel"/>
    <w:tmpl w:val="E7F89F3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2"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3"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4" w15:restartNumberingAfterBreak="0">
    <w:nsid w:val="418A09FF"/>
    <w:multiLevelType w:val="hybridMultilevel"/>
    <w:tmpl w:val="1E24A9D4"/>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9"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2"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4"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5"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3"/>
  </w:num>
  <w:num w:numId="2">
    <w:abstractNumId w:val="16"/>
  </w:num>
  <w:num w:numId="3">
    <w:abstractNumId w:val="22"/>
  </w:num>
  <w:num w:numId="4">
    <w:abstractNumId w:val="3"/>
  </w:num>
  <w:num w:numId="5">
    <w:abstractNumId w:val="13"/>
  </w:num>
  <w:num w:numId="6">
    <w:abstractNumId w:val="26"/>
  </w:num>
  <w:num w:numId="7">
    <w:abstractNumId w:val="8"/>
  </w:num>
  <w:num w:numId="8">
    <w:abstractNumId w:val="6"/>
  </w:num>
  <w:num w:numId="9">
    <w:abstractNumId w:val="9"/>
  </w:num>
  <w:num w:numId="10">
    <w:abstractNumId w:val="20"/>
  </w:num>
  <w:num w:numId="11">
    <w:abstractNumId w:val="4"/>
  </w:num>
  <w:num w:numId="12">
    <w:abstractNumId w:val="19"/>
  </w:num>
  <w:num w:numId="13">
    <w:abstractNumId w:val="17"/>
  </w:num>
  <w:num w:numId="14">
    <w:abstractNumId w:val="0"/>
  </w:num>
  <w:num w:numId="15">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2"/>
  </w:num>
  <w:num w:numId="18">
    <w:abstractNumId w:val="12"/>
  </w:num>
  <w:num w:numId="19">
    <w:abstractNumId w:val="5"/>
  </w:num>
  <w:num w:numId="20">
    <w:abstractNumId w:val="11"/>
  </w:num>
  <w:num w:numId="21">
    <w:abstractNumId w:val="25"/>
  </w:num>
  <w:num w:numId="22">
    <w:abstractNumId w:val="21"/>
  </w:num>
  <w:num w:numId="23">
    <w:abstractNumId w:val="24"/>
  </w:num>
  <w:num w:numId="24">
    <w:abstractNumId w:val="15"/>
  </w:num>
  <w:num w:numId="25">
    <w:abstractNumId w:val="10"/>
  </w:num>
  <w:num w:numId="26">
    <w:abstractNumId w:val="7"/>
  </w:num>
  <w:num w:numId="27">
    <w:abstractNumId w:val="1"/>
  </w:num>
  <w:num w:numId="2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ázs Dán">
    <w15:presenceInfo w15:providerId="Windows Live" w15:userId="81586a63dcb68b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20CFD"/>
    <w:rsid w:val="00023A5F"/>
    <w:rsid w:val="00025256"/>
    <w:rsid w:val="00033B78"/>
    <w:rsid w:val="00043F54"/>
    <w:rsid w:val="00044E97"/>
    <w:rsid w:val="000477BE"/>
    <w:rsid w:val="000478BB"/>
    <w:rsid w:val="00050024"/>
    <w:rsid w:val="0005072A"/>
    <w:rsid w:val="000536F3"/>
    <w:rsid w:val="00053A81"/>
    <w:rsid w:val="00055249"/>
    <w:rsid w:val="00057EF2"/>
    <w:rsid w:val="0006155A"/>
    <w:rsid w:val="00061B22"/>
    <w:rsid w:val="000663E6"/>
    <w:rsid w:val="0007017C"/>
    <w:rsid w:val="00082071"/>
    <w:rsid w:val="00085173"/>
    <w:rsid w:val="000877E3"/>
    <w:rsid w:val="00091629"/>
    <w:rsid w:val="000951C6"/>
    <w:rsid w:val="000A2821"/>
    <w:rsid w:val="000A5275"/>
    <w:rsid w:val="000B1DD6"/>
    <w:rsid w:val="000B1F11"/>
    <w:rsid w:val="000B2B56"/>
    <w:rsid w:val="000B4C35"/>
    <w:rsid w:val="000C1486"/>
    <w:rsid w:val="000C4649"/>
    <w:rsid w:val="000C7148"/>
    <w:rsid w:val="000C7739"/>
    <w:rsid w:val="000D1DA8"/>
    <w:rsid w:val="000D2CD2"/>
    <w:rsid w:val="000E3EE4"/>
    <w:rsid w:val="000F334A"/>
    <w:rsid w:val="000F3678"/>
    <w:rsid w:val="000F6064"/>
    <w:rsid w:val="00100523"/>
    <w:rsid w:val="00100631"/>
    <w:rsid w:val="0011027F"/>
    <w:rsid w:val="00116336"/>
    <w:rsid w:val="0013182C"/>
    <w:rsid w:val="00131C29"/>
    <w:rsid w:val="00132AD8"/>
    <w:rsid w:val="00133662"/>
    <w:rsid w:val="00133D43"/>
    <w:rsid w:val="00134796"/>
    <w:rsid w:val="00145A70"/>
    <w:rsid w:val="0016247E"/>
    <w:rsid w:val="00162A80"/>
    <w:rsid w:val="00185A40"/>
    <w:rsid w:val="00197E9D"/>
    <w:rsid w:val="001A153A"/>
    <w:rsid w:val="001C3419"/>
    <w:rsid w:val="001C3F2F"/>
    <w:rsid w:val="001C45C0"/>
    <w:rsid w:val="001D098E"/>
    <w:rsid w:val="001D2A9E"/>
    <w:rsid w:val="001D43E8"/>
    <w:rsid w:val="001D5785"/>
    <w:rsid w:val="001D7545"/>
    <w:rsid w:val="001E093D"/>
    <w:rsid w:val="001E287D"/>
    <w:rsid w:val="001E4BF1"/>
    <w:rsid w:val="001E63E7"/>
    <w:rsid w:val="001E7275"/>
    <w:rsid w:val="001E738F"/>
    <w:rsid w:val="001F64F3"/>
    <w:rsid w:val="001F6C5E"/>
    <w:rsid w:val="001F7A52"/>
    <w:rsid w:val="001F7A70"/>
    <w:rsid w:val="00201C22"/>
    <w:rsid w:val="00203103"/>
    <w:rsid w:val="00206544"/>
    <w:rsid w:val="002142CD"/>
    <w:rsid w:val="00215407"/>
    <w:rsid w:val="00216C7E"/>
    <w:rsid w:val="002176EA"/>
    <w:rsid w:val="00217E16"/>
    <w:rsid w:val="002202C1"/>
    <w:rsid w:val="00220ACA"/>
    <w:rsid w:val="00222C10"/>
    <w:rsid w:val="002233A0"/>
    <w:rsid w:val="002460E0"/>
    <w:rsid w:val="0025222A"/>
    <w:rsid w:val="00253CF5"/>
    <w:rsid w:val="00253E2D"/>
    <w:rsid w:val="00262B06"/>
    <w:rsid w:val="00263B71"/>
    <w:rsid w:val="00264E79"/>
    <w:rsid w:val="0026504E"/>
    <w:rsid w:val="002654FC"/>
    <w:rsid w:val="002711DE"/>
    <w:rsid w:val="00275238"/>
    <w:rsid w:val="0027699F"/>
    <w:rsid w:val="00276D87"/>
    <w:rsid w:val="002821E7"/>
    <w:rsid w:val="00282B6E"/>
    <w:rsid w:val="00283B6D"/>
    <w:rsid w:val="002846CF"/>
    <w:rsid w:val="00290AEF"/>
    <w:rsid w:val="00291A19"/>
    <w:rsid w:val="00291F4D"/>
    <w:rsid w:val="00293BA8"/>
    <w:rsid w:val="002979D3"/>
    <w:rsid w:val="002A29F0"/>
    <w:rsid w:val="002A6065"/>
    <w:rsid w:val="002A66BF"/>
    <w:rsid w:val="002B03AC"/>
    <w:rsid w:val="002B4758"/>
    <w:rsid w:val="002B59F4"/>
    <w:rsid w:val="002B77D2"/>
    <w:rsid w:val="002B7EB1"/>
    <w:rsid w:val="002C0731"/>
    <w:rsid w:val="002C1705"/>
    <w:rsid w:val="002C2F30"/>
    <w:rsid w:val="002C6B5C"/>
    <w:rsid w:val="002D2011"/>
    <w:rsid w:val="002D2A96"/>
    <w:rsid w:val="002D4005"/>
    <w:rsid w:val="002D7629"/>
    <w:rsid w:val="002E1C2D"/>
    <w:rsid w:val="002F19C4"/>
    <w:rsid w:val="002F6ED0"/>
    <w:rsid w:val="00300A73"/>
    <w:rsid w:val="0030268A"/>
    <w:rsid w:val="00304D80"/>
    <w:rsid w:val="0030652B"/>
    <w:rsid w:val="00317212"/>
    <w:rsid w:val="0032283F"/>
    <w:rsid w:val="00335259"/>
    <w:rsid w:val="00336A83"/>
    <w:rsid w:val="00341360"/>
    <w:rsid w:val="0034198B"/>
    <w:rsid w:val="00345617"/>
    <w:rsid w:val="00345913"/>
    <w:rsid w:val="00345A62"/>
    <w:rsid w:val="00346767"/>
    <w:rsid w:val="0034686E"/>
    <w:rsid w:val="0034712E"/>
    <w:rsid w:val="00347E92"/>
    <w:rsid w:val="00355014"/>
    <w:rsid w:val="0035565B"/>
    <w:rsid w:val="00357C3D"/>
    <w:rsid w:val="00361A2F"/>
    <w:rsid w:val="003664EE"/>
    <w:rsid w:val="003671BE"/>
    <w:rsid w:val="003721F5"/>
    <w:rsid w:val="00374516"/>
    <w:rsid w:val="00376253"/>
    <w:rsid w:val="003823D7"/>
    <w:rsid w:val="003914DA"/>
    <w:rsid w:val="003A1E7C"/>
    <w:rsid w:val="003A4EF3"/>
    <w:rsid w:val="003A6B80"/>
    <w:rsid w:val="003B1421"/>
    <w:rsid w:val="003B150F"/>
    <w:rsid w:val="003B1FCE"/>
    <w:rsid w:val="003B484E"/>
    <w:rsid w:val="003C2D3F"/>
    <w:rsid w:val="003C4021"/>
    <w:rsid w:val="003C72BE"/>
    <w:rsid w:val="003D4FB7"/>
    <w:rsid w:val="003E0BF1"/>
    <w:rsid w:val="003E1DA7"/>
    <w:rsid w:val="003E3A0B"/>
    <w:rsid w:val="003E3F41"/>
    <w:rsid w:val="003E52FD"/>
    <w:rsid w:val="003E6AC6"/>
    <w:rsid w:val="003F0F6E"/>
    <w:rsid w:val="003F20AF"/>
    <w:rsid w:val="003F2C50"/>
    <w:rsid w:val="0040399F"/>
    <w:rsid w:val="00406F31"/>
    <w:rsid w:val="00413E62"/>
    <w:rsid w:val="00416F79"/>
    <w:rsid w:val="004177FC"/>
    <w:rsid w:val="00421369"/>
    <w:rsid w:val="00426208"/>
    <w:rsid w:val="00427509"/>
    <w:rsid w:val="004313E9"/>
    <w:rsid w:val="00431615"/>
    <w:rsid w:val="0043385E"/>
    <w:rsid w:val="00450130"/>
    <w:rsid w:val="004504A9"/>
    <w:rsid w:val="00455EAB"/>
    <w:rsid w:val="00463960"/>
    <w:rsid w:val="00465591"/>
    <w:rsid w:val="004709E5"/>
    <w:rsid w:val="00472856"/>
    <w:rsid w:val="00480C16"/>
    <w:rsid w:val="00497758"/>
    <w:rsid w:val="004A00E0"/>
    <w:rsid w:val="004A3065"/>
    <w:rsid w:val="004A70B1"/>
    <w:rsid w:val="004B13BB"/>
    <w:rsid w:val="004B7181"/>
    <w:rsid w:val="004C1321"/>
    <w:rsid w:val="004C17F7"/>
    <w:rsid w:val="004C1F19"/>
    <w:rsid w:val="004D42D7"/>
    <w:rsid w:val="004D6E9D"/>
    <w:rsid w:val="004D7322"/>
    <w:rsid w:val="004E092D"/>
    <w:rsid w:val="004E18F0"/>
    <w:rsid w:val="004F5B3D"/>
    <w:rsid w:val="004F691F"/>
    <w:rsid w:val="004F70AC"/>
    <w:rsid w:val="0050771C"/>
    <w:rsid w:val="005106DE"/>
    <w:rsid w:val="00510EC2"/>
    <w:rsid w:val="005118EA"/>
    <w:rsid w:val="005208EC"/>
    <w:rsid w:val="005210D8"/>
    <w:rsid w:val="00521A75"/>
    <w:rsid w:val="00521C07"/>
    <w:rsid w:val="00530AAE"/>
    <w:rsid w:val="005319C6"/>
    <w:rsid w:val="00541E9D"/>
    <w:rsid w:val="00560750"/>
    <w:rsid w:val="0056127B"/>
    <w:rsid w:val="00563D6A"/>
    <w:rsid w:val="00563F40"/>
    <w:rsid w:val="0056490E"/>
    <w:rsid w:val="00567BE8"/>
    <w:rsid w:val="00582D23"/>
    <w:rsid w:val="00583549"/>
    <w:rsid w:val="00584FE1"/>
    <w:rsid w:val="00586C69"/>
    <w:rsid w:val="00596161"/>
    <w:rsid w:val="005A1BCD"/>
    <w:rsid w:val="005A2C16"/>
    <w:rsid w:val="005B1D59"/>
    <w:rsid w:val="005B3087"/>
    <w:rsid w:val="005B4762"/>
    <w:rsid w:val="005C5E06"/>
    <w:rsid w:val="005E3AFB"/>
    <w:rsid w:val="005E415F"/>
    <w:rsid w:val="005F0A2B"/>
    <w:rsid w:val="005F765D"/>
    <w:rsid w:val="005F7774"/>
    <w:rsid w:val="00606CF1"/>
    <w:rsid w:val="00621DB4"/>
    <w:rsid w:val="00622C64"/>
    <w:rsid w:val="00622F8E"/>
    <w:rsid w:val="00623313"/>
    <w:rsid w:val="00637123"/>
    <w:rsid w:val="0064091E"/>
    <w:rsid w:val="0064276A"/>
    <w:rsid w:val="006437E8"/>
    <w:rsid w:val="006463C9"/>
    <w:rsid w:val="00647C0E"/>
    <w:rsid w:val="00650CAE"/>
    <w:rsid w:val="00656618"/>
    <w:rsid w:val="006572F3"/>
    <w:rsid w:val="00661CC9"/>
    <w:rsid w:val="00667442"/>
    <w:rsid w:val="006700B7"/>
    <w:rsid w:val="0067172D"/>
    <w:rsid w:val="00672736"/>
    <w:rsid w:val="00672D87"/>
    <w:rsid w:val="00673651"/>
    <w:rsid w:val="00680995"/>
    <w:rsid w:val="00680E18"/>
    <w:rsid w:val="006A01AC"/>
    <w:rsid w:val="006A0719"/>
    <w:rsid w:val="006C0D17"/>
    <w:rsid w:val="006C164C"/>
    <w:rsid w:val="006C1A36"/>
    <w:rsid w:val="006C2F29"/>
    <w:rsid w:val="006C74A7"/>
    <w:rsid w:val="006C7537"/>
    <w:rsid w:val="006D1F46"/>
    <w:rsid w:val="006D6861"/>
    <w:rsid w:val="006E6357"/>
    <w:rsid w:val="006F0CF4"/>
    <w:rsid w:val="006F7749"/>
    <w:rsid w:val="006F7EE1"/>
    <w:rsid w:val="0070192B"/>
    <w:rsid w:val="00713E00"/>
    <w:rsid w:val="00715AB8"/>
    <w:rsid w:val="00716696"/>
    <w:rsid w:val="00720452"/>
    <w:rsid w:val="00721E78"/>
    <w:rsid w:val="007226D2"/>
    <w:rsid w:val="00724CB3"/>
    <w:rsid w:val="00731561"/>
    <w:rsid w:val="00733D03"/>
    <w:rsid w:val="00734CF9"/>
    <w:rsid w:val="00735949"/>
    <w:rsid w:val="00740EF8"/>
    <w:rsid w:val="00741330"/>
    <w:rsid w:val="007434E8"/>
    <w:rsid w:val="007548C7"/>
    <w:rsid w:val="00754A87"/>
    <w:rsid w:val="007551CA"/>
    <w:rsid w:val="0075713A"/>
    <w:rsid w:val="00757B91"/>
    <w:rsid w:val="00765AFC"/>
    <w:rsid w:val="007674EB"/>
    <w:rsid w:val="00771D1C"/>
    <w:rsid w:val="007722C5"/>
    <w:rsid w:val="00772AAD"/>
    <w:rsid w:val="0077518C"/>
    <w:rsid w:val="00775C77"/>
    <w:rsid w:val="0077600A"/>
    <w:rsid w:val="0078056C"/>
    <w:rsid w:val="007825A8"/>
    <w:rsid w:val="0078287F"/>
    <w:rsid w:val="00784026"/>
    <w:rsid w:val="00785114"/>
    <w:rsid w:val="00785D63"/>
    <w:rsid w:val="00792C78"/>
    <w:rsid w:val="00793220"/>
    <w:rsid w:val="00793E54"/>
    <w:rsid w:val="00795182"/>
    <w:rsid w:val="007959A2"/>
    <w:rsid w:val="007971D7"/>
    <w:rsid w:val="007A1736"/>
    <w:rsid w:val="007A2589"/>
    <w:rsid w:val="007A572C"/>
    <w:rsid w:val="007A5974"/>
    <w:rsid w:val="007A7733"/>
    <w:rsid w:val="007B3C94"/>
    <w:rsid w:val="007C1F42"/>
    <w:rsid w:val="007C2294"/>
    <w:rsid w:val="007C3024"/>
    <w:rsid w:val="007C660E"/>
    <w:rsid w:val="007D417B"/>
    <w:rsid w:val="007D790C"/>
    <w:rsid w:val="007E1300"/>
    <w:rsid w:val="007E5086"/>
    <w:rsid w:val="007E73CA"/>
    <w:rsid w:val="007F7103"/>
    <w:rsid w:val="00802489"/>
    <w:rsid w:val="008027F2"/>
    <w:rsid w:val="008063DE"/>
    <w:rsid w:val="00806649"/>
    <w:rsid w:val="008101A3"/>
    <w:rsid w:val="008120E0"/>
    <w:rsid w:val="008206D0"/>
    <w:rsid w:val="00820709"/>
    <w:rsid w:val="0082199A"/>
    <w:rsid w:val="00823811"/>
    <w:rsid w:val="00825C76"/>
    <w:rsid w:val="00830A0C"/>
    <w:rsid w:val="00831841"/>
    <w:rsid w:val="008348BF"/>
    <w:rsid w:val="00835B40"/>
    <w:rsid w:val="00845389"/>
    <w:rsid w:val="00847B6C"/>
    <w:rsid w:val="00847EA0"/>
    <w:rsid w:val="00850691"/>
    <w:rsid w:val="008539B2"/>
    <w:rsid w:val="00854993"/>
    <w:rsid w:val="008556A9"/>
    <w:rsid w:val="00856F11"/>
    <w:rsid w:val="00864198"/>
    <w:rsid w:val="00864742"/>
    <w:rsid w:val="0086587E"/>
    <w:rsid w:val="00871872"/>
    <w:rsid w:val="0087653A"/>
    <w:rsid w:val="00876B67"/>
    <w:rsid w:val="008816CB"/>
    <w:rsid w:val="0088449A"/>
    <w:rsid w:val="00886B26"/>
    <w:rsid w:val="008909BB"/>
    <w:rsid w:val="00891CF2"/>
    <w:rsid w:val="0089514F"/>
    <w:rsid w:val="008971B7"/>
    <w:rsid w:val="008A26F1"/>
    <w:rsid w:val="008A29E6"/>
    <w:rsid w:val="008A4898"/>
    <w:rsid w:val="008A61D9"/>
    <w:rsid w:val="008B2E50"/>
    <w:rsid w:val="008B3DB9"/>
    <w:rsid w:val="008B4ED6"/>
    <w:rsid w:val="008B6017"/>
    <w:rsid w:val="008B6C1B"/>
    <w:rsid w:val="008C2810"/>
    <w:rsid w:val="008C67EC"/>
    <w:rsid w:val="008C7C1C"/>
    <w:rsid w:val="008D6735"/>
    <w:rsid w:val="008E3290"/>
    <w:rsid w:val="008E4547"/>
    <w:rsid w:val="008F5674"/>
    <w:rsid w:val="008F6EF3"/>
    <w:rsid w:val="00902DA1"/>
    <w:rsid w:val="00903FD3"/>
    <w:rsid w:val="00915351"/>
    <w:rsid w:val="0092159B"/>
    <w:rsid w:val="00922408"/>
    <w:rsid w:val="00922C2D"/>
    <w:rsid w:val="009242C9"/>
    <w:rsid w:val="00925A49"/>
    <w:rsid w:val="0092610D"/>
    <w:rsid w:val="00932813"/>
    <w:rsid w:val="00932A99"/>
    <w:rsid w:val="00933DE0"/>
    <w:rsid w:val="00937E23"/>
    <w:rsid w:val="0094004C"/>
    <w:rsid w:val="00943198"/>
    <w:rsid w:val="009446A9"/>
    <w:rsid w:val="00944AB9"/>
    <w:rsid w:val="00946582"/>
    <w:rsid w:val="00953947"/>
    <w:rsid w:val="00954B1D"/>
    <w:rsid w:val="00956901"/>
    <w:rsid w:val="00957774"/>
    <w:rsid w:val="009603EC"/>
    <w:rsid w:val="00960AA0"/>
    <w:rsid w:val="00963409"/>
    <w:rsid w:val="009640E3"/>
    <w:rsid w:val="00965C84"/>
    <w:rsid w:val="0097344F"/>
    <w:rsid w:val="00976851"/>
    <w:rsid w:val="00976EEB"/>
    <w:rsid w:val="009827F0"/>
    <w:rsid w:val="00984155"/>
    <w:rsid w:val="00992463"/>
    <w:rsid w:val="0099436B"/>
    <w:rsid w:val="00994BD4"/>
    <w:rsid w:val="009A3536"/>
    <w:rsid w:val="009A7BD2"/>
    <w:rsid w:val="009B248E"/>
    <w:rsid w:val="009B2EB0"/>
    <w:rsid w:val="009B6D60"/>
    <w:rsid w:val="009C0B6B"/>
    <w:rsid w:val="009D1AB0"/>
    <w:rsid w:val="009D66B0"/>
    <w:rsid w:val="009D7110"/>
    <w:rsid w:val="009E0E57"/>
    <w:rsid w:val="009E1BE6"/>
    <w:rsid w:val="009E56C4"/>
    <w:rsid w:val="009E5C13"/>
    <w:rsid w:val="009F11C0"/>
    <w:rsid w:val="00A00CC8"/>
    <w:rsid w:val="00A01407"/>
    <w:rsid w:val="00A02AA9"/>
    <w:rsid w:val="00A06699"/>
    <w:rsid w:val="00A10408"/>
    <w:rsid w:val="00A12064"/>
    <w:rsid w:val="00A13B1A"/>
    <w:rsid w:val="00A142E4"/>
    <w:rsid w:val="00A2781C"/>
    <w:rsid w:val="00A329D3"/>
    <w:rsid w:val="00A42871"/>
    <w:rsid w:val="00A564C4"/>
    <w:rsid w:val="00A61381"/>
    <w:rsid w:val="00A637B2"/>
    <w:rsid w:val="00A72E93"/>
    <w:rsid w:val="00A74B81"/>
    <w:rsid w:val="00A76901"/>
    <w:rsid w:val="00A812A1"/>
    <w:rsid w:val="00A83188"/>
    <w:rsid w:val="00A930EF"/>
    <w:rsid w:val="00A93595"/>
    <w:rsid w:val="00AA2A76"/>
    <w:rsid w:val="00AA4D5A"/>
    <w:rsid w:val="00AB1DCF"/>
    <w:rsid w:val="00AB766D"/>
    <w:rsid w:val="00AC2BB8"/>
    <w:rsid w:val="00AD377D"/>
    <w:rsid w:val="00AD3AFB"/>
    <w:rsid w:val="00AE10DA"/>
    <w:rsid w:val="00AE13AA"/>
    <w:rsid w:val="00AE2279"/>
    <w:rsid w:val="00AE2535"/>
    <w:rsid w:val="00AE43EF"/>
    <w:rsid w:val="00AE5C0B"/>
    <w:rsid w:val="00AE6BD9"/>
    <w:rsid w:val="00AF38C8"/>
    <w:rsid w:val="00AF617A"/>
    <w:rsid w:val="00AF6B8C"/>
    <w:rsid w:val="00B01686"/>
    <w:rsid w:val="00B061D5"/>
    <w:rsid w:val="00B06CA5"/>
    <w:rsid w:val="00B122C5"/>
    <w:rsid w:val="00B13819"/>
    <w:rsid w:val="00B258D9"/>
    <w:rsid w:val="00B26D20"/>
    <w:rsid w:val="00B27628"/>
    <w:rsid w:val="00B279E1"/>
    <w:rsid w:val="00B27D95"/>
    <w:rsid w:val="00B33786"/>
    <w:rsid w:val="00B343C9"/>
    <w:rsid w:val="00B34B68"/>
    <w:rsid w:val="00B353B5"/>
    <w:rsid w:val="00B37217"/>
    <w:rsid w:val="00B47156"/>
    <w:rsid w:val="00B50E58"/>
    <w:rsid w:val="00B51435"/>
    <w:rsid w:val="00B525AB"/>
    <w:rsid w:val="00B53488"/>
    <w:rsid w:val="00B61F74"/>
    <w:rsid w:val="00B6223E"/>
    <w:rsid w:val="00B62B2C"/>
    <w:rsid w:val="00B6385E"/>
    <w:rsid w:val="00B703ED"/>
    <w:rsid w:val="00B71BC3"/>
    <w:rsid w:val="00B72757"/>
    <w:rsid w:val="00B7619F"/>
    <w:rsid w:val="00B76395"/>
    <w:rsid w:val="00B7780B"/>
    <w:rsid w:val="00B8040F"/>
    <w:rsid w:val="00B836AB"/>
    <w:rsid w:val="00B841D8"/>
    <w:rsid w:val="00B95B29"/>
    <w:rsid w:val="00BA1DFA"/>
    <w:rsid w:val="00BA5727"/>
    <w:rsid w:val="00BA7024"/>
    <w:rsid w:val="00BA7197"/>
    <w:rsid w:val="00BB1785"/>
    <w:rsid w:val="00BB254B"/>
    <w:rsid w:val="00BC09C9"/>
    <w:rsid w:val="00BC31B1"/>
    <w:rsid w:val="00BC3B28"/>
    <w:rsid w:val="00BD1773"/>
    <w:rsid w:val="00BD5477"/>
    <w:rsid w:val="00BE0980"/>
    <w:rsid w:val="00BE1E33"/>
    <w:rsid w:val="00BE3018"/>
    <w:rsid w:val="00BE49CD"/>
    <w:rsid w:val="00BE64A4"/>
    <w:rsid w:val="00BF3C61"/>
    <w:rsid w:val="00C00AD2"/>
    <w:rsid w:val="00C1775F"/>
    <w:rsid w:val="00C205F1"/>
    <w:rsid w:val="00C2237B"/>
    <w:rsid w:val="00C22E68"/>
    <w:rsid w:val="00C261C9"/>
    <w:rsid w:val="00C327F3"/>
    <w:rsid w:val="00C32945"/>
    <w:rsid w:val="00C35C04"/>
    <w:rsid w:val="00C458F6"/>
    <w:rsid w:val="00C51774"/>
    <w:rsid w:val="00C57D78"/>
    <w:rsid w:val="00C65243"/>
    <w:rsid w:val="00C666CD"/>
    <w:rsid w:val="00C74EED"/>
    <w:rsid w:val="00C776BB"/>
    <w:rsid w:val="00C77E10"/>
    <w:rsid w:val="00C87AB0"/>
    <w:rsid w:val="00C91EC3"/>
    <w:rsid w:val="00C926D5"/>
    <w:rsid w:val="00C938D3"/>
    <w:rsid w:val="00C97E61"/>
    <w:rsid w:val="00CA1114"/>
    <w:rsid w:val="00CA449A"/>
    <w:rsid w:val="00CA4B25"/>
    <w:rsid w:val="00CA5F5F"/>
    <w:rsid w:val="00CA65AE"/>
    <w:rsid w:val="00CB08F4"/>
    <w:rsid w:val="00CB29DD"/>
    <w:rsid w:val="00CB3DA9"/>
    <w:rsid w:val="00CB474E"/>
    <w:rsid w:val="00CB6136"/>
    <w:rsid w:val="00CC0F80"/>
    <w:rsid w:val="00CC332D"/>
    <w:rsid w:val="00CC67FF"/>
    <w:rsid w:val="00CC756A"/>
    <w:rsid w:val="00CD22DF"/>
    <w:rsid w:val="00CD44B7"/>
    <w:rsid w:val="00CD7133"/>
    <w:rsid w:val="00CE04B9"/>
    <w:rsid w:val="00CE1D42"/>
    <w:rsid w:val="00CE41F7"/>
    <w:rsid w:val="00CE48DA"/>
    <w:rsid w:val="00CE72F8"/>
    <w:rsid w:val="00CE744F"/>
    <w:rsid w:val="00CF189A"/>
    <w:rsid w:val="00CF273D"/>
    <w:rsid w:val="00CF2D2E"/>
    <w:rsid w:val="00CF4070"/>
    <w:rsid w:val="00CF53C0"/>
    <w:rsid w:val="00D01863"/>
    <w:rsid w:val="00D027C2"/>
    <w:rsid w:val="00D059EE"/>
    <w:rsid w:val="00D124A8"/>
    <w:rsid w:val="00D14820"/>
    <w:rsid w:val="00D1541F"/>
    <w:rsid w:val="00D22D12"/>
    <w:rsid w:val="00D23C7B"/>
    <w:rsid w:val="00D26911"/>
    <w:rsid w:val="00D34EBE"/>
    <w:rsid w:val="00D40172"/>
    <w:rsid w:val="00D43DC6"/>
    <w:rsid w:val="00D44303"/>
    <w:rsid w:val="00D45687"/>
    <w:rsid w:val="00D511DF"/>
    <w:rsid w:val="00D5241A"/>
    <w:rsid w:val="00D538C6"/>
    <w:rsid w:val="00D53998"/>
    <w:rsid w:val="00D57486"/>
    <w:rsid w:val="00D57497"/>
    <w:rsid w:val="00D57E57"/>
    <w:rsid w:val="00D60866"/>
    <w:rsid w:val="00D678A3"/>
    <w:rsid w:val="00D72A3E"/>
    <w:rsid w:val="00D81A80"/>
    <w:rsid w:val="00D8718C"/>
    <w:rsid w:val="00D90B40"/>
    <w:rsid w:val="00D911BD"/>
    <w:rsid w:val="00D92A8B"/>
    <w:rsid w:val="00D97C62"/>
    <w:rsid w:val="00DA24DB"/>
    <w:rsid w:val="00DA4486"/>
    <w:rsid w:val="00DA4CBB"/>
    <w:rsid w:val="00DB2D77"/>
    <w:rsid w:val="00DB49AA"/>
    <w:rsid w:val="00DB7437"/>
    <w:rsid w:val="00DC13B3"/>
    <w:rsid w:val="00DC1CD4"/>
    <w:rsid w:val="00DC39FD"/>
    <w:rsid w:val="00DC64DD"/>
    <w:rsid w:val="00DD1D08"/>
    <w:rsid w:val="00DE2C74"/>
    <w:rsid w:val="00DE6897"/>
    <w:rsid w:val="00DF0AA5"/>
    <w:rsid w:val="00DF5020"/>
    <w:rsid w:val="00DF70A1"/>
    <w:rsid w:val="00E021D5"/>
    <w:rsid w:val="00E023A4"/>
    <w:rsid w:val="00E02E11"/>
    <w:rsid w:val="00E037DB"/>
    <w:rsid w:val="00E069D9"/>
    <w:rsid w:val="00E150ED"/>
    <w:rsid w:val="00E171AC"/>
    <w:rsid w:val="00E23BBA"/>
    <w:rsid w:val="00E25E6D"/>
    <w:rsid w:val="00E279AE"/>
    <w:rsid w:val="00E31772"/>
    <w:rsid w:val="00E33FF1"/>
    <w:rsid w:val="00E35AE7"/>
    <w:rsid w:val="00E45B67"/>
    <w:rsid w:val="00E50904"/>
    <w:rsid w:val="00E54FC6"/>
    <w:rsid w:val="00E56E31"/>
    <w:rsid w:val="00E579B6"/>
    <w:rsid w:val="00E60AE5"/>
    <w:rsid w:val="00E63498"/>
    <w:rsid w:val="00E6476A"/>
    <w:rsid w:val="00E7257A"/>
    <w:rsid w:val="00E903CD"/>
    <w:rsid w:val="00E90534"/>
    <w:rsid w:val="00E92D52"/>
    <w:rsid w:val="00E9531D"/>
    <w:rsid w:val="00E97111"/>
    <w:rsid w:val="00EA1C59"/>
    <w:rsid w:val="00EA2D64"/>
    <w:rsid w:val="00EA2D76"/>
    <w:rsid w:val="00EA39BE"/>
    <w:rsid w:val="00EA3E36"/>
    <w:rsid w:val="00EA628A"/>
    <w:rsid w:val="00EB0C6D"/>
    <w:rsid w:val="00EB79BB"/>
    <w:rsid w:val="00EC0741"/>
    <w:rsid w:val="00EC31EE"/>
    <w:rsid w:val="00EC46A9"/>
    <w:rsid w:val="00EC4DF5"/>
    <w:rsid w:val="00EC68AB"/>
    <w:rsid w:val="00EC69BB"/>
    <w:rsid w:val="00EC713C"/>
    <w:rsid w:val="00ED01BA"/>
    <w:rsid w:val="00ED41C0"/>
    <w:rsid w:val="00ED7CEB"/>
    <w:rsid w:val="00EE00E3"/>
    <w:rsid w:val="00EE3C34"/>
    <w:rsid w:val="00EE6513"/>
    <w:rsid w:val="00EF107D"/>
    <w:rsid w:val="00EF1868"/>
    <w:rsid w:val="00EF5044"/>
    <w:rsid w:val="00EF50C8"/>
    <w:rsid w:val="00F01B16"/>
    <w:rsid w:val="00F05825"/>
    <w:rsid w:val="00F21F5A"/>
    <w:rsid w:val="00F2468A"/>
    <w:rsid w:val="00F272A5"/>
    <w:rsid w:val="00F27880"/>
    <w:rsid w:val="00F344CD"/>
    <w:rsid w:val="00F35031"/>
    <w:rsid w:val="00F40F6B"/>
    <w:rsid w:val="00F43B6D"/>
    <w:rsid w:val="00F5108F"/>
    <w:rsid w:val="00F51E38"/>
    <w:rsid w:val="00F57625"/>
    <w:rsid w:val="00F607A6"/>
    <w:rsid w:val="00F66AA6"/>
    <w:rsid w:val="00F66F3B"/>
    <w:rsid w:val="00F73EED"/>
    <w:rsid w:val="00F816BC"/>
    <w:rsid w:val="00F87E5B"/>
    <w:rsid w:val="00F94D52"/>
    <w:rsid w:val="00F94DF6"/>
    <w:rsid w:val="00FB1A00"/>
    <w:rsid w:val="00FB3C25"/>
    <w:rsid w:val="00FB6C5C"/>
    <w:rsid w:val="00FC0D73"/>
    <w:rsid w:val="00FC3B22"/>
    <w:rsid w:val="00FD1E79"/>
    <w:rsid w:val="00FD4AA1"/>
    <w:rsid w:val="00FD7E37"/>
    <w:rsid w:val="00FE0F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F94D52"/>
    <w:pPr>
      <w:tabs>
        <w:tab w:val="right" w:leader="dot" w:pos="9061"/>
      </w:tabs>
    </w:pPr>
  </w:style>
  <w:style w:type="paragraph" w:styleId="TJ2">
    <w:name w:val="toc 2"/>
    <w:basedOn w:val="Norml"/>
    <w:next w:val="Norml"/>
    <w:autoRedefine/>
    <w:uiPriority w:val="39"/>
    <w:rsid w:val="00D44303"/>
    <w:pPr>
      <w:tabs>
        <w:tab w:val="right" w:leader="dot" w:pos="9061"/>
      </w:tabs>
      <w:ind w:left="220"/>
    </w:p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ArduinoEthernetShieldV1" TargetMode="External"/><Relationship Id="rId18" Type="http://schemas.openxmlformats.org/officeDocument/2006/relationships/image" Target="media/image5.png"/><Relationship Id="rId26" Type="http://schemas.openxmlformats.org/officeDocument/2006/relationships/hyperlink" Target="https://create.arduino.cc/projecthub/Aritro/security-access-using-rfid-reader-f7c746"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store-usa.arduino.cc/products/arduino-mega-2560-rev3" TargetMode="External"/><Relationship Id="rId63" Type="http://schemas.openxmlformats.org/officeDocument/2006/relationships/hyperlink" Target="https://www.arduino.cc/en/software" TargetMode="External"/><Relationship Id="rId68" Type="http://schemas.openxmlformats.org/officeDocument/2006/relationships/hyperlink" Target="https://www.javatpoint.com/xampp" TargetMode="External"/><Relationship Id="rId76" Type="http://schemas.openxmlformats.org/officeDocument/2006/relationships/hyperlink" Target="https://randomnerdtutorials.com/installing-the-esp32-board-in-arduino-ide-windows-instructions/" TargetMode="External"/><Relationship Id="rId84" Type="http://schemas.openxmlformats.org/officeDocument/2006/relationships/hyperlink" Target="https://kbroman.org/github_tutorial/pages/init.html"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reactnative.dev/docs/environment-setup" TargetMode="Externa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4.png"/><Relationship Id="rId11" Type="http://schemas.openxmlformats.org/officeDocument/2006/relationships/hyperlink" Target="https://cdn-reichelt.de/bilder/web/artikel_ws/A300/DEBO_CAM_ESP32_001.jpg"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www.arducam.com/esp32-machine-vision-learning-guide/" TargetMode="External"/><Relationship Id="rId66" Type="http://schemas.openxmlformats.org/officeDocument/2006/relationships/hyperlink" Target="https://www.encora.com/insights/what-is-postman-api-test" TargetMode="External"/><Relationship Id="rId74" Type="http://schemas.openxmlformats.org/officeDocument/2006/relationships/hyperlink" Target="https://RandomNerdTutorials.com/esp32-cam-post-image-photo-server/" TargetMode="External"/><Relationship Id="rId79" Type="http://schemas.openxmlformats.org/officeDocument/2006/relationships/hyperlink" Target="https://randomnerdtutorials.com/esp32-cam-camera-pin-gpios/" TargetMode="External"/><Relationship Id="rId87" Type="http://schemas.openxmlformats.org/officeDocument/2006/relationships/hyperlink" Target="https://github.com/skazalien/Szakdolgozat_ReactNative" TargetMode="External"/><Relationship Id="rId5" Type="http://schemas.openxmlformats.org/officeDocument/2006/relationships/webSettings" Target="webSettings.xml"/><Relationship Id="rId61" Type="http://schemas.openxmlformats.org/officeDocument/2006/relationships/hyperlink" Target="https://lastminuteengineers.com/pir-sensor-arduino-tutorial/" TargetMode="External"/><Relationship Id="rId82" Type="http://schemas.openxmlformats.org/officeDocument/2006/relationships/hyperlink" Target="https://www.edureka.co/blog/decrypt-md5-password-PHP/" TargetMode="External"/><Relationship Id="rId90" Type="http://schemas.microsoft.com/office/2011/relationships/people" Target="people.xml"/><Relationship Id="rId19" Type="http://schemas.openxmlformats.org/officeDocument/2006/relationships/image" Target="media/image6.PNG"/><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l.espressif.com/dl/package_esp32_index.json"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dronebotworkshop.com/esp32-cam-intro/" TargetMode="External"/><Relationship Id="rId64" Type="http://schemas.openxmlformats.org/officeDocument/2006/relationships/hyperlink" Target="https://www.php.net/manual/en/intro-whatis.php" TargetMode="External"/><Relationship Id="rId69" Type="http://schemas.openxmlformats.org/officeDocument/2006/relationships/hyperlink" Target="https://fritzing.org/media/uploads/publications/FritzingInfoBrochure-highRes.pdf" TargetMode="External"/><Relationship Id="rId77" Type="http://schemas.openxmlformats.org/officeDocument/2006/relationships/hyperlink" Target="https://create.arduino.cc/projecthub/CiferTech/how-to-access-esp32-cam-worldwide-using-ngrok-210aa0" TargetMode="External"/><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hyperlink" Target="https://create.arduino.cc/projecthub/Aritro/security-access-using-rfid-reader-f7c746" TargetMode="External"/><Relationship Id="rId80" Type="http://schemas.openxmlformats.org/officeDocument/2006/relationships/hyperlink" Target="https://create.arduino.cc/projecthub/WillMakesTV/discord-security-camera-with-an-esp32-7c4621" TargetMode="External"/><Relationship Id="rId85" Type="http://schemas.openxmlformats.org/officeDocument/2006/relationships/hyperlink" Target="https://github.com/skazalien/Szakdolgozat_Fil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lastminuteengineers.com/wp-content/uploads/arduino/PIR-Sensor-Pinout-with-Jumper-Setting-Sensitivity-Time-Adjustment-BISS0001-IC-Labeling-Diagram.png"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makeradvisor.com/esp32-cam-ov2640-camera/" TargetMode="External"/><Relationship Id="rId67" Type="http://schemas.openxmlformats.org/officeDocument/2006/relationships/hyperlink" Target="https://www.apachefriends.org/index.html" TargetMode="External"/><Relationship Id="rId20" Type="http://schemas.openxmlformats.org/officeDocument/2006/relationships/hyperlink" Target="https://www.php.net/manual/en/intro-whatis.php" TargetMode="External"/><Relationship Id="rId41" Type="http://schemas.openxmlformats.org/officeDocument/2006/relationships/image" Target="media/image24.PNG"/><Relationship Id="rId54" Type="http://schemas.openxmlformats.org/officeDocument/2006/relationships/image" Target="media/image37.jpg"/><Relationship Id="rId62" Type="http://schemas.openxmlformats.org/officeDocument/2006/relationships/hyperlink" Target="https://www.arduino.cc/en/Guide/Environment" TargetMode="External"/><Relationship Id="rId70" Type="http://schemas.openxmlformats.org/officeDocument/2006/relationships/hyperlink" Target="https://www.netguru.com/glossary/react-native" TargetMode="External"/><Relationship Id="rId75" Type="http://schemas.openxmlformats.org/officeDocument/2006/relationships/hyperlink" Target="https://forum.arduino.cc/t/uniqueid/671432/4" TargetMode="External"/><Relationship Id="rId83" Type="http://schemas.openxmlformats.org/officeDocument/2006/relationships/hyperlink" Target="https://www.pubnub.com/learn/glossary/what-is-ngrok/" TargetMode="External"/><Relationship Id="rId88" Type="http://schemas.openxmlformats.org/officeDocument/2006/relationships/hyperlink" Target="https://github.com/skazalien/Szakdolgozat_Backend"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astminuteengineers.com/wp-content/uploads/2019/12/Project-Interfacing-Passive-Infrared-PIR-Sensor-with-Arduino-Uno.jp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arduino.esp8266.com/stable/package_esp8266com_index.json" TargetMode="External"/><Relationship Id="rId49" Type="http://schemas.openxmlformats.org/officeDocument/2006/relationships/image" Target="media/image32.png"/><Relationship Id="rId57" Type="http://schemas.openxmlformats.org/officeDocument/2006/relationships/hyperlink" Target="https://www.reichelt.com/ro/en/developer-boards-esp32-camera-ov2640-debo-cam-esp32-p266036.html"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www.arduino.cc/en/Main/ArduinoEthernetShieldV1" TargetMode="External"/><Relationship Id="rId65" Type="http://schemas.openxmlformats.org/officeDocument/2006/relationships/hyperlink" Target="https://www.php.net/manual/en/faq.installation.php" TargetMode="External"/><Relationship Id="rId73" Type="http://schemas.openxmlformats.org/officeDocument/2006/relationships/hyperlink" Target="https://www.arduino.cc/en/reference/SPI" TargetMode="External"/><Relationship Id="rId78" Type="http://schemas.openxmlformats.org/officeDocument/2006/relationships/hyperlink" Target="https://github.com/cifertech/ESP32CAM_ngrok/blob/main/ESP-CAM__CLOUD.ino" TargetMode="External"/><Relationship Id="rId81" Type="http://schemas.openxmlformats.org/officeDocument/2006/relationships/hyperlink" Target="https://github.com/WillMakesTV/discord-spycam/blob/main/discord-spycam.ino" TargetMode="External"/><Relationship Id="rId86" Type="http://schemas.openxmlformats.org/officeDocument/2006/relationships/hyperlink" Target="https://github.com/skazalien/Szakdolgozat_Arduino" TargetMode="External"/><Relationship Id="rId4" Type="http://schemas.openxmlformats.org/officeDocument/2006/relationships/settings" Target="settings.xml"/><Relationship Id="rId9" Type="http://schemas.openxmlformats.org/officeDocument/2006/relationships/hyperlink" Target="https://store-usa.arduino.cc/products/arduino-mega-2560-rev3"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55</Pages>
  <Words>8869</Words>
  <Characters>61201</Characters>
  <Application>Microsoft Office Word</Application>
  <DocSecurity>0</DocSecurity>
  <Lines>510</Lines>
  <Paragraphs>139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220</cp:revision>
  <dcterms:created xsi:type="dcterms:W3CDTF">2021-11-12T15:35:00Z</dcterms:created>
  <dcterms:modified xsi:type="dcterms:W3CDTF">2021-11-14T21:53:00Z</dcterms:modified>
</cp:coreProperties>
</file>